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9C32CF" w14:textId="4074494E" w:rsidR="00E22F44" w:rsidRPr="00E22F44" w:rsidRDefault="00E22F44" w:rsidP="00E22F44">
      <w:pPr>
        <w:jc w:val="center"/>
        <w:rPr>
          <w:b/>
          <w:sz w:val="30"/>
          <w:szCs w:val="30"/>
        </w:rPr>
      </w:pPr>
      <w:r w:rsidRPr="00E22F44">
        <w:rPr>
          <w:rFonts w:hint="eastAsia"/>
          <w:b/>
          <w:sz w:val="30"/>
          <w:szCs w:val="30"/>
        </w:rPr>
        <w:t>学者智能目录系统平台构建计划书</w:t>
      </w:r>
    </w:p>
    <w:p w14:paraId="214BE460" w14:textId="5CDDB601" w:rsidR="00555FA0" w:rsidRDefault="00555FA0">
      <w:r>
        <w:rPr>
          <w:rFonts w:hint="eastAsia"/>
        </w:rPr>
        <w:t>1、</w:t>
      </w:r>
      <w:r w:rsidR="00EF7BD5">
        <w:rPr>
          <w:rFonts w:hint="eastAsia"/>
        </w:rPr>
        <w:t>背景</w:t>
      </w:r>
    </w:p>
    <w:p w14:paraId="3C5DDF61" w14:textId="4E238924" w:rsidR="00937AAD" w:rsidRDefault="00667312">
      <w:r>
        <w:rPr>
          <w:rFonts w:hint="eastAsia"/>
        </w:rPr>
        <w:t>1</w:t>
      </w:r>
      <w:r>
        <w:t xml:space="preserve">.1 </w:t>
      </w:r>
      <w:r w:rsidR="00937AAD">
        <w:rPr>
          <w:rFonts w:hint="eastAsia"/>
        </w:rPr>
        <w:t>企业需求痛点</w:t>
      </w:r>
    </w:p>
    <w:p w14:paraId="5E185B95" w14:textId="38F4060A" w:rsidR="00667312" w:rsidRPr="00667312" w:rsidRDefault="00667312" w:rsidP="00667312">
      <w:r>
        <w:rPr>
          <w:rFonts w:hint="eastAsia"/>
        </w:rPr>
        <w:t>（1）</w:t>
      </w:r>
      <w:r w:rsidRPr="00667312">
        <w:rPr>
          <w:rFonts w:hint="eastAsia"/>
        </w:rPr>
        <w:t>我国企业群体的研发能力较弱</w:t>
      </w:r>
    </w:p>
    <w:p w14:paraId="677E4D3A" w14:textId="5C9431EF" w:rsidR="00667312" w:rsidRPr="00667312" w:rsidRDefault="00667312" w:rsidP="00667312">
      <w:r w:rsidRPr="00667312">
        <w:t xml:space="preserve">    </w:t>
      </w:r>
      <w:r w:rsidRPr="00667312">
        <w:rPr>
          <w:rFonts w:hint="eastAsia"/>
        </w:rPr>
        <w:t>统计数据显示，我国企业中只有四成企业开展了技术创新活动。我国企业整体研发能力较弱，无法支撑技术升级和向价值链高端爬升，因而必须借助外部力量。</w:t>
      </w:r>
    </w:p>
    <w:p w14:paraId="7365A2B4" w14:textId="02F47A20" w:rsidR="00667312" w:rsidRPr="00667312" w:rsidRDefault="00667312" w:rsidP="00667312">
      <w:r>
        <w:rPr>
          <w:rFonts w:hint="eastAsia"/>
        </w:rPr>
        <w:t>（2）</w:t>
      </w:r>
      <w:r w:rsidRPr="00667312">
        <w:rPr>
          <w:rFonts w:hint="eastAsia"/>
        </w:rPr>
        <w:t>科技供给能力不足</w:t>
      </w:r>
    </w:p>
    <w:p w14:paraId="1D1FBE2A" w14:textId="69E51A9E" w:rsidR="00667312" w:rsidRPr="00667312" w:rsidRDefault="00667312" w:rsidP="00667312">
      <w:r w:rsidRPr="00667312">
        <w:t xml:space="preserve">    </w:t>
      </w:r>
      <w:r w:rsidRPr="00667312">
        <w:rPr>
          <w:rFonts w:hint="eastAsia"/>
        </w:rPr>
        <w:t>企业内部普遍缺少人、财、物的自主权，导致在推动科技成果转化，为市场提供科技服务的时候面临突出的资源束缚。</w:t>
      </w:r>
    </w:p>
    <w:p w14:paraId="2250563E" w14:textId="1B2F2E25" w:rsidR="00667312" w:rsidRDefault="00667312" w:rsidP="00667312">
      <w:pPr>
        <w:jc w:val="center"/>
      </w:pPr>
      <w:r>
        <w:rPr>
          <w:noProof/>
        </w:rPr>
        <w:drawing>
          <wp:inline distT="0" distB="0" distL="0" distR="0" wp14:anchorId="4243AB5B" wp14:editId="38E7442C">
            <wp:extent cx="2688417" cy="19320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086" cy="1960539"/>
                    </a:xfrm>
                    <a:prstGeom prst="rect">
                      <a:avLst/>
                    </a:prstGeom>
                    <a:noFill/>
                  </pic:spPr>
                </pic:pic>
              </a:graphicData>
            </a:graphic>
          </wp:inline>
        </w:drawing>
      </w:r>
    </w:p>
    <w:p w14:paraId="7C09F2F7" w14:textId="5463DF2B" w:rsidR="00667312" w:rsidRDefault="00667312" w:rsidP="00667312">
      <w:r>
        <w:rPr>
          <w:rFonts w:hint="eastAsia"/>
        </w:rPr>
        <w:t>（3）寻求合作的过程中屡屡碰壁</w:t>
      </w:r>
    </w:p>
    <w:p w14:paraId="77E82ECB" w14:textId="36B98DB0" w:rsidR="00667312" w:rsidRPr="00667312" w:rsidRDefault="00667312" w:rsidP="00667312">
      <w:pPr>
        <w:ind w:firstLineChars="200" w:firstLine="480"/>
      </w:pPr>
      <w:r>
        <w:rPr>
          <w:rFonts w:hint="eastAsia"/>
        </w:rPr>
        <w:t>信息收集过程费时费力，学科的发展现状及相关知名学者的信息不易获取，包括学者的科研兴趣、合作偏好等</w:t>
      </w:r>
      <w:r w:rsidR="00C00476">
        <w:rPr>
          <w:rFonts w:hint="eastAsia"/>
        </w:rPr>
        <w:t>；学者信息检索平台存在弊端。</w:t>
      </w:r>
    </w:p>
    <w:p w14:paraId="4155EDE9" w14:textId="44510677" w:rsidR="00555FA0" w:rsidRDefault="00667312">
      <w:r>
        <w:rPr>
          <w:rFonts w:hint="eastAsia"/>
        </w:rPr>
        <w:t>1</w:t>
      </w:r>
      <w:r>
        <w:t xml:space="preserve">.2 </w:t>
      </w:r>
      <w:r w:rsidR="00272E35">
        <w:rPr>
          <w:rFonts w:hint="eastAsia"/>
        </w:rPr>
        <w:t>科研人员的需求痛点</w:t>
      </w:r>
    </w:p>
    <w:p w14:paraId="7371DBA5" w14:textId="5EBAFD96" w:rsidR="00A40FD6" w:rsidRDefault="00A40FD6" w:rsidP="00C00476">
      <w:pPr>
        <w:ind w:firstLineChars="200" w:firstLine="480"/>
      </w:pPr>
      <w:r>
        <w:rPr>
          <w:rFonts w:hint="eastAsia"/>
        </w:rPr>
        <w:t>当下的搜索引擎的大部分以数据罗列的形式为用户提供信息，而用户需要对数据分析理解后的知识，来节省检索时间，提升检索效率。</w:t>
      </w:r>
      <w:r w:rsidRPr="00A40FD6">
        <w:rPr>
          <w:rFonts w:hint="eastAsia"/>
        </w:rPr>
        <w:t>想了解多个技术领域的发展趋势、当前技术热点，以此确定自己的科研规划；或者需要找到与某一个专家相似的一批专家在组织以此学术会议等</w:t>
      </w:r>
      <w:r>
        <w:rPr>
          <w:rFonts w:hint="eastAsia"/>
        </w:rPr>
        <w:t>。</w:t>
      </w:r>
    </w:p>
    <w:p w14:paraId="469F44C0" w14:textId="68E97344" w:rsidR="00C00476" w:rsidRDefault="00C00476">
      <w:r>
        <w:rPr>
          <w:rFonts w:hint="eastAsia"/>
        </w:rPr>
        <w:t>1</w:t>
      </w:r>
      <w:r>
        <w:t xml:space="preserve">.3 </w:t>
      </w:r>
      <w:r>
        <w:rPr>
          <w:rFonts w:hint="eastAsia"/>
        </w:rPr>
        <w:t>学者信息检索平台现状</w:t>
      </w:r>
    </w:p>
    <w:p w14:paraId="5EF7E4DF" w14:textId="0E21666A" w:rsidR="00C00476" w:rsidRDefault="00C00476" w:rsidP="00C00476">
      <w:pPr>
        <w:ind w:firstLineChars="250" w:firstLine="600"/>
      </w:pPr>
      <w:r>
        <w:rPr>
          <w:rFonts w:hint="eastAsia"/>
        </w:rPr>
        <w:t>常见人物检索工具的弊端：</w:t>
      </w:r>
      <w:r w:rsidRPr="00444B69">
        <w:rPr>
          <w:sz w:val="22"/>
        </w:rPr>
        <w:t>学者名录只是将学者的基本信息进行简单罗列，缺乏对学者信息的结</w:t>
      </w:r>
      <w:r w:rsidRPr="00444B69">
        <w:rPr>
          <w:rFonts w:hint="eastAsia"/>
          <w:sz w:val="22"/>
        </w:rPr>
        <w:t>构化、全方位、立体化组织，无法切实推动知识需求者与学者之间的合作；人物传记工具书上关于被传者的资料主要是以颂扬为主，有的材料是被传者本人按统一的格式直接提供的，有的包含政治偏见，其客观性和准确性需要仔细审视，需要与其他材料对比、分析，才能作出比较公正的判断</w:t>
      </w:r>
      <w:r w:rsidR="000A4D0A">
        <w:rPr>
          <w:rFonts w:ascii="DengXian" w:eastAsia="DengXian" w:cs="DengXian"/>
          <w:color w:val="080000"/>
          <w:sz w:val="22"/>
          <w:vertAlign w:val="superscript"/>
        </w:rPr>
        <w:t>[1][1][1][1][1][1][1][1][1][1][1][1][1][1]</w:t>
      </w:r>
      <w:r w:rsidRPr="00444B69">
        <w:rPr>
          <w:sz w:val="22"/>
        </w:rPr>
        <w:fldChar w:fldCharType="begin"/>
      </w:r>
      <w:r w:rsidR="000A4D0A">
        <w:rPr>
          <w:sz w:val="22"/>
        </w:rPr>
        <w:instrText xml:space="preserve"> ADDIN NE.Ref.{21DC56EE-8CB1-42B8-A23F-1DD5C7CB95F1}</w:instrText>
      </w:r>
      <w:r w:rsidRPr="00444B69">
        <w:rPr>
          <w:sz w:val="22"/>
        </w:rPr>
        <w:fldChar w:fldCharType="end"/>
      </w:r>
      <w:r w:rsidRPr="00444B69">
        <w:rPr>
          <w:rFonts w:hint="eastAsia"/>
          <w:sz w:val="22"/>
        </w:rPr>
        <w:t>；同一学者的个人主页不唯一，更新不同步，导致单个主页揭示的学者信息较为片面；人物搜索引擎多为收费性质，公开度低，无法平衡好涉及学者隐私保护与学者信息公开的矛盾问题</w:t>
      </w:r>
      <w:r>
        <w:rPr>
          <w:rFonts w:hint="eastAsia"/>
          <w:sz w:val="22"/>
        </w:rPr>
        <w:t>。</w:t>
      </w:r>
    </w:p>
    <w:p w14:paraId="6DB96F88" w14:textId="0E6ED268" w:rsidR="001515CB" w:rsidRDefault="00272E35">
      <w:r>
        <w:t>2</w:t>
      </w:r>
      <w:r w:rsidR="00D52061">
        <w:rPr>
          <w:rFonts w:hint="eastAsia"/>
        </w:rPr>
        <w:t>、相关</w:t>
      </w:r>
      <w:r>
        <w:rPr>
          <w:rFonts w:hint="eastAsia"/>
        </w:rPr>
        <w:t>研究成果</w:t>
      </w:r>
      <w:r w:rsidR="00D52061">
        <w:rPr>
          <w:rFonts w:hint="eastAsia"/>
        </w:rPr>
        <w:t>及理论基础</w:t>
      </w:r>
    </w:p>
    <w:p w14:paraId="22141D17" w14:textId="4C8A98BA" w:rsidR="00D52061" w:rsidRDefault="00272E35">
      <w:r>
        <w:rPr>
          <w:rFonts w:hint="eastAsia"/>
        </w:rPr>
        <w:t xml:space="preserve"> </w:t>
      </w:r>
      <w:r>
        <w:t xml:space="preserve">2.1 </w:t>
      </w:r>
      <w:r>
        <w:rPr>
          <w:rFonts w:hint="eastAsia"/>
        </w:rPr>
        <w:t>智能目录学</w:t>
      </w:r>
    </w:p>
    <w:p w14:paraId="0D3059FF" w14:textId="552514B2" w:rsidR="004B7730" w:rsidRPr="00444B69" w:rsidRDefault="004B7730" w:rsidP="00FB6B7A">
      <w:pPr>
        <w:ind w:firstLineChars="200" w:firstLine="480"/>
      </w:pPr>
      <w:r w:rsidRPr="00444B69">
        <w:rPr>
          <w:rFonts w:hint="eastAsia"/>
        </w:rPr>
        <w:t>智能目录学作为传统目录学与人工智能技术结合的产物，已逐渐成为当代目录学的一个研究热点。早在上世纪末，学术界就已经开始了对于智能目录构建的探索，这一阶段的显著特征是数字技术在目录学领域得到了广泛地应用。</w:t>
      </w:r>
      <w:r w:rsidRPr="00444B69">
        <w:t>1987年，美国图书馆公司开发研制了一种作用于多感官、配有声音及图像信</w:t>
      </w:r>
      <w:r w:rsidRPr="00444B69">
        <w:lastRenderedPageBreak/>
        <w:t>息、带有人工智能软件的</w:t>
      </w:r>
      <w:proofErr w:type="spellStart"/>
      <w:r w:rsidRPr="00444B69">
        <w:t>BiblioFile</w:t>
      </w:r>
      <w:proofErr w:type="spellEnd"/>
      <w:r w:rsidRPr="00444B69">
        <w:t>新型智能目录</w:t>
      </w:r>
      <w:r w:rsidR="000A4D0A">
        <w:fldChar w:fldCharType="begin"/>
      </w:r>
      <w:r w:rsidR="000A4D0A">
        <w:instrText xml:space="preserve"> ADDIN NE.Ref.{ADA78D4C-9484-4DA6-9147-1060B4763A95}</w:instrText>
      </w:r>
      <w:r w:rsidR="000A4D0A">
        <w:fldChar w:fldCharType="separate"/>
      </w:r>
      <w:r w:rsidR="000A4D0A">
        <w:rPr>
          <w:rFonts w:ascii="DengXian" w:eastAsia="DengXian" w:cs="DengXian"/>
          <w:color w:val="080000"/>
          <w:szCs w:val="21"/>
          <w:vertAlign w:val="superscript"/>
        </w:rPr>
        <w:t>[2]</w:t>
      </w:r>
      <w:r w:rsidR="000A4D0A">
        <w:fldChar w:fldCharType="end"/>
      </w:r>
      <w:r>
        <w:rPr>
          <w:rFonts w:hint="eastAsia"/>
        </w:rPr>
        <w:t>。</w:t>
      </w:r>
      <w:r w:rsidRPr="00444B69">
        <w:t>1992年，中央档案馆研制的《计算机档案资料管理智能软件系统及革命历史档案目录数据库》获得国家级科技进步奖，是当时国内目录学工作成果所获得的最高奖励</w:t>
      </w:r>
      <w:r w:rsidR="000A4D0A">
        <w:fldChar w:fldCharType="begin"/>
      </w:r>
      <w:r w:rsidR="000A4D0A">
        <w:instrText xml:space="preserve"> ADDIN NE.Ref.{4179070A-9DA4-4EA8-9D0C-CA4D57849571}</w:instrText>
      </w:r>
      <w:r w:rsidR="000A4D0A">
        <w:fldChar w:fldCharType="separate"/>
      </w:r>
      <w:r w:rsidR="000A4D0A">
        <w:rPr>
          <w:rFonts w:ascii="DengXian" w:eastAsia="DengXian" w:cs="DengXian"/>
          <w:color w:val="080000"/>
          <w:szCs w:val="21"/>
          <w:vertAlign w:val="superscript"/>
        </w:rPr>
        <w:t>[3]</w:t>
      </w:r>
      <w:r w:rsidR="000A4D0A">
        <w:fldChar w:fldCharType="end"/>
      </w:r>
      <w:r>
        <w:rPr>
          <w:rFonts w:hint="eastAsia"/>
        </w:rPr>
        <w:t>。而</w:t>
      </w:r>
      <w:r>
        <w:t>“Intelligent bibliography”的概念</w:t>
      </w:r>
      <w:r>
        <w:rPr>
          <w:rFonts w:hint="eastAsia"/>
        </w:rPr>
        <w:t>是由</w:t>
      </w:r>
      <w:r w:rsidR="00920CC2">
        <w:rPr>
          <w:rFonts w:hint="eastAsia"/>
        </w:rPr>
        <w:t>德国柏林洪堡大学</w:t>
      </w:r>
      <w:r w:rsidR="00920CC2">
        <w:t>Berendt, B于2006年首次提出</w:t>
      </w:r>
      <w:r>
        <w:rPr>
          <w:rFonts w:hint="eastAsia"/>
        </w:rPr>
        <w:t>，他阐释</w:t>
      </w:r>
      <w:r w:rsidR="00920CC2">
        <w:t>了一套基于模块化和可扩展的目录系统构架从而通过</w:t>
      </w:r>
      <w:r w:rsidR="00920CC2">
        <w:rPr>
          <w:rFonts w:hint="eastAsia"/>
        </w:rPr>
        <w:t>引文索引能够自动创建正确和完整的引文网络</w:t>
      </w:r>
      <w:r w:rsidR="000A4D0A">
        <w:fldChar w:fldCharType="begin"/>
      </w:r>
      <w:r w:rsidR="000A4D0A">
        <w:instrText xml:space="preserve"> ADDIN NE.Ref.{E61F010C-9592-4D4D-B716-DE758DCDC51A}</w:instrText>
      </w:r>
      <w:r w:rsidR="000A4D0A">
        <w:fldChar w:fldCharType="separate"/>
      </w:r>
      <w:r w:rsidR="000A4D0A">
        <w:rPr>
          <w:rFonts w:ascii="DengXian" w:eastAsia="DengXian" w:cs="DengXian"/>
          <w:color w:val="080000"/>
          <w:szCs w:val="21"/>
          <w:vertAlign w:val="superscript"/>
        </w:rPr>
        <w:t>[4]</w:t>
      </w:r>
      <w:r w:rsidR="000A4D0A">
        <w:fldChar w:fldCharType="end"/>
      </w:r>
      <w:r w:rsidR="00920CC2">
        <w:rPr>
          <w:rFonts w:hint="eastAsia"/>
        </w:rPr>
        <w:t>。</w:t>
      </w:r>
      <w:r>
        <w:rPr>
          <w:rFonts w:hint="eastAsia"/>
        </w:rPr>
        <w:t>随后</w:t>
      </w:r>
      <w:r w:rsidRPr="00444B69">
        <w:t>智能目录体系的发展与电子商务、消费者行为学的研究紧密相关</w:t>
      </w:r>
      <w:r>
        <w:rPr>
          <w:rFonts w:hint="eastAsia"/>
        </w:rPr>
        <w:t>，</w:t>
      </w:r>
      <w:r w:rsidRPr="00444B69">
        <w:t>丁峰建立了一套完整的基于本体映射的电子目录智能服务体系，同时设计了电子目录以及相应的本体以及相互映射关系的描述方法和存储方法</w:t>
      </w:r>
      <w:r w:rsidR="000A4D0A">
        <w:fldChar w:fldCharType="begin"/>
      </w:r>
      <w:r w:rsidR="000A4D0A">
        <w:instrText xml:space="preserve"> ADDIN NE.Ref.{0DE5C10B-D7CE-44D2-B11A-FEF758334355}</w:instrText>
      </w:r>
      <w:r w:rsidR="000A4D0A">
        <w:fldChar w:fldCharType="separate"/>
      </w:r>
      <w:r w:rsidR="000A4D0A">
        <w:rPr>
          <w:rFonts w:ascii="DengXian" w:eastAsia="DengXian" w:cs="DengXian"/>
          <w:color w:val="080000"/>
          <w:szCs w:val="21"/>
          <w:vertAlign w:val="superscript"/>
        </w:rPr>
        <w:t>[5]</w:t>
      </w:r>
      <w:r w:rsidR="000A4D0A">
        <w:fldChar w:fldCharType="end"/>
      </w:r>
      <w:r w:rsidRPr="00444B69">
        <w:t>。陆楠、梁正平等</w:t>
      </w:r>
      <w:r>
        <w:rPr>
          <w:rFonts w:hint="eastAsia"/>
        </w:rPr>
        <w:t>开发</w:t>
      </w:r>
      <w:r w:rsidRPr="00444B69">
        <w:t>了</w:t>
      </w:r>
      <w:r>
        <w:rPr>
          <w:rFonts w:hint="eastAsia"/>
        </w:rPr>
        <w:t>基于</w:t>
      </w:r>
      <w:r w:rsidRPr="00444B69">
        <w:t>商业智能兴趣度的顾客目录分割算法，实现了对面不同顾客的目录个性化定制服务</w:t>
      </w:r>
      <w:r w:rsidR="000A4D0A">
        <w:fldChar w:fldCharType="begin"/>
      </w:r>
      <w:r w:rsidR="000A4D0A">
        <w:instrText xml:space="preserve"> ADDIN NE.Ref.{BC01A314-063F-4F6E-B076-34343BA1B8EC}</w:instrText>
      </w:r>
      <w:r w:rsidR="000A4D0A">
        <w:fldChar w:fldCharType="separate"/>
      </w:r>
      <w:r w:rsidR="000A4D0A">
        <w:rPr>
          <w:rFonts w:ascii="DengXian" w:eastAsia="DengXian" w:cs="DengXian"/>
          <w:color w:val="080000"/>
          <w:szCs w:val="21"/>
          <w:vertAlign w:val="superscript"/>
        </w:rPr>
        <w:t>[6]</w:t>
      </w:r>
      <w:r w:rsidR="000A4D0A">
        <w:fldChar w:fldCharType="end"/>
      </w:r>
      <w:r w:rsidRPr="00444B69">
        <w:t>。席磊、郑光等紧随</w:t>
      </w:r>
      <w:r w:rsidRPr="00444B69">
        <w:rPr>
          <w:rFonts w:hint="eastAsia"/>
        </w:rPr>
        <w:t>其后</w:t>
      </w:r>
      <w:r>
        <w:rPr>
          <w:rFonts w:hint="eastAsia"/>
        </w:rPr>
        <w:t>，</w:t>
      </w:r>
      <w:r w:rsidRPr="00444B69">
        <w:rPr>
          <w:rFonts w:hint="eastAsia"/>
        </w:rPr>
        <w:t>构建了一套基于个性化特征的无公害农产品目录智能服务系统，将个性化目录定制的理论付诸实践</w:t>
      </w:r>
      <w:r w:rsidR="000A4D0A">
        <w:fldChar w:fldCharType="begin"/>
      </w:r>
      <w:r w:rsidR="000A4D0A">
        <w:instrText xml:space="preserve"> ADDIN NE.Ref.{63D413AE-6C55-4840-AD6A-242F7A956B89}</w:instrText>
      </w:r>
      <w:r w:rsidR="000A4D0A">
        <w:fldChar w:fldCharType="separate"/>
      </w:r>
      <w:r w:rsidR="000A4D0A">
        <w:rPr>
          <w:rFonts w:ascii="DengXian" w:eastAsia="DengXian" w:cs="DengXian"/>
          <w:color w:val="080000"/>
          <w:szCs w:val="21"/>
          <w:vertAlign w:val="superscript"/>
        </w:rPr>
        <w:t>[7]</w:t>
      </w:r>
      <w:r w:rsidR="000A4D0A">
        <w:fldChar w:fldCharType="end"/>
      </w:r>
      <w:r w:rsidRPr="00444B69">
        <w:rPr>
          <w:rFonts w:hint="eastAsia"/>
        </w:rPr>
        <w:t>。石进、胡雅萍等率先给出了智能目录工作的定义，智能目录工作指应用计算机、大数据、人工智能等技术提高索引、文摘、参考咨询等工作的效率并尽量满足工作人员和用户的各种需求</w:t>
      </w:r>
      <w:r w:rsidR="000A4D0A">
        <w:fldChar w:fldCharType="begin"/>
      </w:r>
      <w:r w:rsidR="000A4D0A">
        <w:instrText xml:space="preserve"> ADDIN NE.Ref.{30F407C1-0E68-43EC-BE36-6352FAE49216}</w:instrText>
      </w:r>
      <w:r w:rsidR="000A4D0A">
        <w:fldChar w:fldCharType="separate"/>
      </w:r>
      <w:r w:rsidR="000A4D0A">
        <w:rPr>
          <w:rFonts w:ascii="DengXian" w:eastAsia="DengXian" w:cs="DengXian"/>
          <w:color w:val="080000"/>
          <w:szCs w:val="21"/>
          <w:vertAlign w:val="superscript"/>
        </w:rPr>
        <w:t>[7]</w:t>
      </w:r>
      <w:r w:rsidR="000A4D0A">
        <w:fldChar w:fldCharType="end"/>
      </w:r>
      <w:r w:rsidRPr="00444B69">
        <w:t>。</w:t>
      </w:r>
    </w:p>
    <w:p w14:paraId="1A0213B6" w14:textId="02521BF3" w:rsidR="005A7685" w:rsidRDefault="004B7730" w:rsidP="00E7754F">
      <w:pPr>
        <w:ind w:firstLineChars="200" w:firstLine="480"/>
      </w:pPr>
      <w:r w:rsidRPr="00444B69">
        <w:rPr>
          <w:rFonts w:hint="eastAsia"/>
        </w:rPr>
        <w:t>在上述理论研究之上，我们给出学者智能目录</w:t>
      </w:r>
      <w:r w:rsidR="00E22F44">
        <w:rPr>
          <w:rFonts w:hint="eastAsia"/>
        </w:rPr>
        <w:t>系统</w:t>
      </w:r>
      <w:r w:rsidRPr="00444B69">
        <w:rPr>
          <w:rFonts w:hint="eastAsia"/>
        </w:rPr>
        <w:t>的定义：从信息需求者的角度出发，以非结构化的学者信息为基础，应用计算机、大数据、人工智能等技术，通过信息收集、信息分析、信息著录、信息标引、信息排检，将杂乱无章的原始学者信息进行组织，从而构建的一个有序的、优质的信息集成平台。相较与传统的学者目录，学者智能目录</w:t>
      </w:r>
      <w:r w:rsidR="00E22F44">
        <w:rPr>
          <w:rFonts w:hint="eastAsia"/>
        </w:rPr>
        <w:t>系统</w:t>
      </w:r>
      <w:r w:rsidRPr="00444B69">
        <w:rPr>
          <w:rFonts w:hint="eastAsia"/>
        </w:rPr>
        <w:t>的创新点主要包含以下几点：从用户需求出发，完善学者的社交网络图，组织起学者各个维度的信息，以便给予知识需求者一个直观的概念；建立更为完善、合理的学者学术评价体系，供知识需求者进行筛选，并提供相似学者的推荐；量化学者的合作偏好度，帮助知识需求者以较快的效率找到合适的学者。</w:t>
      </w:r>
    </w:p>
    <w:p w14:paraId="5543BBFD" w14:textId="0FA6187F" w:rsidR="00272E35" w:rsidRDefault="00272E35">
      <w:r>
        <w:rPr>
          <w:rFonts w:hint="eastAsia"/>
        </w:rPr>
        <w:t xml:space="preserve"> </w:t>
      </w:r>
      <w:r>
        <w:t xml:space="preserve">2.2 </w:t>
      </w:r>
      <w:r>
        <w:rPr>
          <w:rFonts w:hint="eastAsia"/>
        </w:rPr>
        <w:t>科研情报</w:t>
      </w:r>
      <w:r w:rsidR="00DE03AE">
        <w:rPr>
          <w:rFonts w:hint="eastAsia"/>
        </w:rPr>
        <w:t>分析平台</w:t>
      </w:r>
    </w:p>
    <w:p w14:paraId="72068B36" w14:textId="6D0CCB74" w:rsidR="00DE03AE" w:rsidRDefault="00F0606B">
      <w:r>
        <w:rPr>
          <w:rFonts w:hint="eastAsia"/>
        </w:rPr>
        <w:t xml:space="preserve"> </w:t>
      </w:r>
      <w:r>
        <w:t xml:space="preserve">  </w:t>
      </w:r>
      <w:r>
        <w:rPr>
          <w:rFonts w:hint="eastAsia"/>
        </w:rPr>
        <w:t>（1）</w:t>
      </w:r>
      <w:proofErr w:type="spellStart"/>
      <w:r>
        <w:rPr>
          <w:rFonts w:hint="eastAsia"/>
        </w:rPr>
        <w:t>AMiner</w:t>
      </w:r>
      <w:proofErr w:type="spellEnd"/>
    </w:p>
    <w:p w14:paraId="00168AD8" w14:textId="256FD14D" w:rsidR="00272E35" w:rsidRDefault="00C84668" w:rsidP="00C02A16">
      <w:pPr>
        <w:ind w:firstLineChars="200" w:firstLine="480"/>
      </w:pPr>
      <w:proofErr w:type="spellStart"/>
      <w:r w:rsidRPr="00C84668">
        <w:t>AMiner</w:t>
      </w:r>
      <w:proofErr w:type="spellEnd"/>
      <w:r w:rsidRPr="00C84668">
        <w:t>是由清华大学计算机科学与技术系教授唐杰团队开发并建立，是具有完全自主知识产权的新一代科技情报分析与挖掘平台。</w:t>
      </w:r>
      <w:proofErr w:type="spellStart"/>
      <w:r w:rsidRPr="00C84668">
        <w:t>AM</w:t>
      </w:r>
      <w:r w:rsidR="005A7685">
        <w:rPr>
          <w:rFonts w:hint="eastAsia"/>
        </w:rPr>
        <w:t>i</w:t>
      </w:r>
      <w:r w:rsidRPr="00C84668">
        <w:t>ner</w:t>
      </w:r>
      <w:proofErr w:type="spellEnd"/>
      <w:r w:rsidRPr="00C84668">
        <w:t>平台以科研人员、科技文献、学术活动三大类数据为基础，构建三者之间的关联关系，深入分析挖掘，面向全球科研机构及相关工作人员，提供学者、论文文献等学术信息资源检索及面向科技文献、专利和科技新闻的语义搜索、语义分析、成果评价等知识服务，典型的服务包括：学者档案管理及分析挖掘、专家学者搜索及推荐、技术发展趋势分析、全球学者分布地图、全球学者迁徙图、开放平台等</w:t>
      </w:r>
      <w:r w:rsidR="000A4D0A">
        <w:fldChar w:fldCharType="begin"/>
      </w:r>
      <w:r w:rsidR="000A4D0A">
        <w:instrText xml:space="preserve"> ADDIN NE.Ref.{04B3BB64-ABDE-4B77-BFB2-7987366AC59B}</w:instrText>
      </w:r>
      <w:r w:rsidR="000A4D0A">
        <w:fldChar w:fldCharType="separate"/>
      </w:r>
      <w:r w:rsidR="000A4D0A">
        <w:rPr>
          <w:rFonts w:ascii="DengXian" w:eastAsia="DengXian" w:cs="DengXian"/>
          <w:color w:val="080000"/>
          <w:szCs w:val="21"/>
          <w:vertAlign w:val="superscript"/>
        </w:rPr>
        <w:t>[9]</w:t>
      </w:r>
      <w:r w:rsidR="000A4D0A">
        <w:fldChar w:fldCharType="end"/>
      </w:r>
      <w:r w:rsidRPr="00C84668">
        <w:t>。</w:t>
      </w:r>
    </w:p>
    <w:p w14:paraId="03383C99" w14:textId="349E6F9F" w:rsidR="00C84668" w:rsidRDefault="00C02A16" w:rsidP="00C02A16">
      <w:pPr>
        <w:ind w:firstLineChars="200" w:firstLine="480"/>
      </w:pPr>
      <w:r w:rsidRPr="00C02A16">
        <w:rPr>
          <w:rFonts w:hint="eastAsia"/>
        </w:rPr>
        <w:t>科技情报大数据挖掘是从海量科技信息资源中挖掘知识产生、传播和产业化的深层规律，对于加速科技创新、建设世界科技强国具有重要意义。</w:t>
      </w:r>
      <w:proofErr w:type="spellStart"/>
      <w:r w:rsidRPr="00C02A16">
        <w:t>AM</w:t>
      </w:r>
      <w:r w:rsidR="005A7685">
        <w:rPr>
          <w:rFonts w:hint="eastAsia"/>
        </w:rPr>
        <w:t>i</w:t>
      </w:r>
      <w:r w:rsidRPr="00C02A16">
        <w:t>ner</w:t>
      </w:r>
      <w:proofErr w:type="spellEnd"/>
      <w:r w:rsidRPr="00C02A16">
        <w:t>平台以科研人员、科技文献、学术活动三大类数据为基础，构建三者之间的关</w:t>
      </w:r>
      <w:r w:rsidRPr="00C02A16">
        <w:lastRenderedPageBreak/>
        <w:t>联关系，深入分析挖掘，面向全球科研机构及相关工作人员，提供学者、论文文献等学术信息资源检索，以及多种专业知识服务。经过十多年的建设发展，</w:t>
      </w:r>
      <w:proofErr w:type="spellStart"/>
      <w:r w:rsidRPr="00C02A16">
        <w:t>AMiner</w:t>
      </w:r>
      <w:proofErr w:type="spellEnd"/>
      <w:r w:rsidRPr="00C02A16">
        <w:t>平台已经建立了全领域论文文献及专家学者库，收录论文文献超过2.3亿及论文引用关系7.5亿，收录学者13亿，其中超过40万专家通过了人工标注与审核，建立了如各国</w:t>
      </w:r>
      <w:r w:rsidRPr="00C02A16">
        <w:rPr>
          <w:rFonts w:hint="eastAsia"/>
        </w:rPr>
        <w:t>院士、大奖获得者、</w:t>
      </w:r>
      <w:r w:rsidRPr="00C02A16">
        <w:t>ACM fellow、各领域知名学者、知名高校教师、优秀青年人才等特色专家子库超过200余个</w:t>
      </w:r>
      <w:r w:rsidR="000A4D0A">
        <w:fldChar w:fldCharType="begin"/>
      </w:r>
      <w:r w:rsidR="000A4D0A">
        <w:instrText xml:space="preserve"> ADDIN NE.Ref.{D7914EFC-923C-410A-AB83-9D12E00F9F2E}</w:instrText>
      </w:r>
      <w:r w:rsidR="000A4D0A">
        <w:fldChar w:fldCharType="separate"/>
      </w:r>
      <w:r w:rsidR="000A4D0A">
        <w:rPr>
          <w:rFonts w:ascii="DengXian" w:eastAsia="DengXian" w:cs="DengXian"/>
          <w:color w:val="080000"/>
          <w:szCs w:val="21"/>
          <w:vertAlign w:val="superscript"/>
        </w:rPr>
        <w:t>[10]</w:t>
      </w:r>
      <w:r w:rsidR="000A4D0A">
        <w:fldChar w:fldCharType="end"/>
      </w:r>
      <w:r w:rsidRPr="00C02A16">
        <w:t>。</w:t>
      </w:r>
    </w:p>
    <w:p w14:paraId="06A5F0B4" w14:textId="4742C91B" w:rsidR="00F0606B" w:rsidRDefault="00F0606B" w:rsidP="00C02A16">
      <w:pPr>
        <w:ind w:firstLineChars="200" w:firstLine="480"/>
      </w:pPr>
      <w:r>
        <w:rPr>
          <w:rFonts w:hint="eastAsia"/>
        </w:rPr>
        <w:t>（2）中国科学家在线</w:t>
      </w:r>
    </w:p>
    <w:p w14:paraId="1FA23D4E" w14:textId="76F69C48" w:rsidR="00E95B63" w:rsidRDefault="00E95B63" w:rsidP="00E7754F">
      <w:pPr>
        <w:ind w:firstLineChars="200" w:firstLine="480"/>
      </w:pPr>
      <w:r>
        <w:rPr>
          <w:rFonts w:hint="eastAsia"/>
        </w:rPr>
        <w:t>“中国科学家在线”是由中国科学院文献情报中心与</w:t>
      </w:r>
      <w:r>
        <w:t>ORCID</w:t>
      </w:r>
      <w:r w:rsidR="00E7754F">
        <w:rPr>
          <w:rFonts w:hint="eastAsia"/>
        </w:rPr>
        <w:t>（开放研究者与贡献者身份）合作推出，</w:t>
      </w:r>
      <w:r w:rsidR="00E7754F" w:rsidRPr="00E7754F">
        <w:rPr>
          <w:rFonts w:hint="eastAsia"/>
        </w:rPr>
        <w:t>将保障中国科学家永久持有“国际学术身份证”——</w:t>
      </w:r>
      <w:r w:rsidR="00E7754F" w:rsidRPr="00E7754F">
        <w:t>ORCID号，与多家战略伙伴签署的合作备忘录，将有效助推ORCID号在科研工作各环节的应用。来自国内科研机构、图书馆界、出版界和文献数据库商等90余家单位的190余名代表参加仪式。</w:t>
      </w:r>
      <w:r w:rsidR="00E7754F">
        <w:rPr>
          <w:rFonts w:hint="eastAsia"/>
        </w:rPr>
        <w:t>平台建设目标是</w:t>
      </w:r>
      <w:r w:rsidR="00E7754F" w:rsidRPr="00E7754F">
        <w:rPr>
          <w:rFonts w:hint="eastAsia"/>
        </w:rPr>
        <w:t>帮助中国研究者创建一个永久的、国际通用的科研身份证号（</w:t>
      </w:r>
      <w:r w:rsidR="00E7754F" w:rsidRPr="00E7754F">
        <w:t>ORCID号），用于区分同名研究者，解决作者识别问题。并逐步与投稿系统和基金申请等科研工作流进行集成，把你和你的专业活动自动联系起来，确保你的研究工作可以被识别。</w:t>
      </w:r>
    </w:p>
    <w:p w14:paraId="6DD66738" w14:textId="39BB6C33" w:rsidR="00B05988" w:rsidRDefault="00B05988" w:rsidP="00E7754F">
      <w:pPr>
        <w:ind w:firstLineChars="200" w:firstLine="480"/>
      </w:pPr>
    </w:p>
    <w:p w14:paraId="6632BD5D" w14:textId="467C788A" w:rsidR="00B05988" w:rsidRDefault="00B05988" w:rsidP="00E7754F">
      <w:pPr>
        <w:ind w:firstLineChars="200" w:firstLine="480"/>
      </w:pPr>
      <w:proofErr w:type="spellStart"/>
      <w:r>
        <w:rPr>
          <w:rFonts w:hint="eastAsia"/>
        </w:rPr>
        <w:t>AMine</w:t>
      </w:r>
      <w:r>
        <w:t>r</w:t>
      </w:r>
      <w:proofErr w:type="spellEnd"/>
      <w:r>
        <w:t xml:space="preserve"> VS </w:t>
      </w:r>
      <w:r>
        <w:rPr>
          <w:rFonts w:hint="eastAsia"/>
        </w:rPr>
        <w:t>中国科学家在线</w:t>
      </w:r>
    </w:p>
    <w:p w14:paraId="30291C3A" w14:textId="7145A3B9" w:rsidR="004634D5" w:rsidRDefault="004634D5" w:rsidP="00E7754F">
      <w:pPr>
        <w:ind w:firstLineChars="200" w:firstLine="480"/>
        <w:rPr>
          <w:ins w:id="0" w:author="SITU Lingyun" w:date="2020-07-07T13:40:00Z"/>
        </w:rPr>
      </w:pPr>
    </w:p>
    <w:p w14:paraId="77E39A99" w14:textId="77777777" w:rsidR="00FD049C" w:rsidRPr="00E6128A" w:rsidRDefault="00FD049C" w:rsidP="00FD049C">
      <w:pPr>
        <w:rPr>
          <w:ins w:id="1" w:author="SITU Lingyun" w:date="2020-07-07T13:40:00Z"/>
          <w:color w:val="FF0000"/>
        </w:rPr>
      </w:pPr>
      <w:ins w:id="2" w:author="SITU Lingyun" w:date="2020-07-07T13:40:00Z">
        <w:r w:rsidRPr="00E6128A">
          <w:rPr>
            <w:rFonts w:hint="eastAsia"/>
            <w:color w:val="FF0000"/>
          </w:rPr>
          <w:t>O</w:t>
        </w:r>
        <w:r w:rsidRPr="00E6128A">
          <w:rPr>
            <w:color w:val="FF0000"/>
          </w:rPr>
          <w:t>thers:</w:t>
        </w:r>
      </w:ins>
    </w:p>
    <w:p w14:paraId="71AEE075" w14:textId="77777777" w:rsidR="00FD049C" w:rsidRPr="004634D5" w:rsidRDefault="00FD049C" w:rsidP="00FD049C">
      <w:pPr>
        <w:rPr>
          <w:ins w:id="3" w:author="SITU Lingyun" w:date="2020-07-07T13:40:00Z"/>
          <w:rFonts w:hint="eastAsia"/>
        </w:rPr>
      </w:pPr>
      <w:ins w:id="4" w:author="SITU Lingyun" w:date="2020-07-07T13:40:00Z">
        <w:r>
          <w:fldChar w:fldCharType="begin"/>
        </w:r>
        <w:r>
          <w:instrText xml:space="preserve"> HYPERLINK "https://scholar.google.com/" </w:instrText>
        </w:r>
        <w:r>
          <w:fldChar w:fldCharType="separate"/>
        </w:r>
        <w:r>
          <w:rPr>
            <w:rStyle w:val="ab"/>
          </w:rPr>
          <w:t>https://scholar.google.com/</w:t>
        </w:r>
        <w:r>
          <w:fldChar w:fldCharType="end"/>
        </w:r>
      </w:ins>
    </w:p>
    <w:p w14:paraId="5CE5D287" w14:textId="77777777" w:rsidR="00FD049C" w:rsidRDefault="00FD049C" w:rsidP="00FD049C">
      <w:pPr>
        <w:rPr>
          <w:ins w:id="5" w:author="SITU Lingyun" w:date="2020-07-07T13:40:00Z"/>
        </w:rPr>
      </w:pPr>
      <w:ins w:id="6" w:author="SITU Lingyun" w:date="2020-07-07T13:40:00Z">
        <w:r>
          <w:fldChar w:fldCharType="begin"/>
        </w:r>
        <w:r>
          <w:instrText xml:space="preserve"> HYPERLINK "</w:instrText>
        </w:r>
        <w:r w:rsidRPr="004634D5">
          <w:instrText>https://www.researchgate.net/</w:instrText>
        </w:r>
        <w:r>
          <w:instrText xml:space="preserve">" </w:instrText>
        </w:r>
        <w:r>
          <w:fldChar w:fldCharType="separate"/>
        </w:r>
        <w:r w:rsidRPr="00543E05">
          <w:rPr>
            <w:rStyle w:val="ab"/>
          </w:rPr>
          <w:t>https://www.researchgate.net/</w:t>
        </w:r>
        <w:r>
          <w:fldChar w:fldCharType="end"/>
        </w:r>
      </w:ins>
    </w:p>
    <w:p w14:paraId="77CA5FC7" w14:textId="77777777" w:rsidR="00FD049C" w:rsidRDefault="00FD049C" w:rsidP="00FD049C">
      <w:pPr>
        <w:rPr>
          <w:ins w:id="7" w:author="SITU Lingyun" w:date="2020-07-07T13:40:00Z"/>
        </w:rPr>
      </w:pPr>
      <w:ins w:id="8" w:author="SITU Lingyun" w:date="2020-07-07T13:40:00Z">
        <w:r>
          <w:fldChar w:fldCharType="begin"/>
        </w:r>
        <w:r>
          <w:instrText xml:space="preserve"> HYPERLINK "https://academic.microsoft.com/home" </w:instrText>
        </w:r>
        <w:r>
          <w:fldChar w:fldCharType="separate"/>
        </w:r>
        <w:r>
          <w:rPr>
            <w:rStyle w:val="ab"/>
          </w:rPr>
          <w:t>https://academic.microsoft.com/home</w:t>
        </w:r>
        <w:r>
          <w:fldChar w:fldCharType="end"/>
        </w:r>
      </w:ins>
    </w:p>
    <w:p w14:paraId="29C95439" w14:textId="77777777" w:rsidR="00FD049C" w:rsidRDefault="00FD049C" w:rsidP="00FD049C">
      <w:pPr>
        <w:rPr>
          <w:ins w:id="9" w:author="SITU Lingyun" w:date="2020-07-07T13:40:00Z"/>
        </w:rPr>
      </w:pPr>
      <w:ins w:id="10" w:author="SITU Lingyun" w:date="2020-07-07T13:40:00Z">
        <w:r>
          <w:fldChar w:fldCharType="begin"/>
        </w:r>
        <w:r>
          <w:instrText xml:space="preserve"> HYPERLINK "http://www.scholarmate.com/" </w:instrText>
        </w:r>
        <w:r>
          <w:fldChar w:fldCharType="separate"/>
        </w:r>
        <w:r>
          <w:rPr>
            <w:rStyle w:val="ab"/>
          </w:rPr>
          <w:t>http://www.scholarmate.com/</w:t>
        </w:r>
        <w:r>
          <w:fldChar w:fldCharType="end"/>
        </w:r>
      </w:ins>
    </w:p>
    <w:p w14:paraId="17A6DFC7" w14:textId="77777777" w:rsidR="00FD049C" w:rsidRPr="00FD049C" w:rsidRDefault="00FD049C" w:rsidP="00E7754F">
      <w:pPr>
        <w:ind w:firstLineChars="200" w:firstLine="480"/>
        <w:rPr>
          <w:rFonts w:hint="eastAsia"/>
        </w:rPr>
      </w:pPr>
    </w:p>
    <w:p w14:paraId="0536346F" w14:textId="77777777" w:rsidR="004634D5" w:rsidRPr="004634D5" w:rsidRDefault="004634D5" w:rsidP="0015630B">
      <w:pPr>
        <w:rPr>
          <w:rFonts w:hint="eastAsia"/>
        </w:rPr>
      </w:pPr>
    </w:p>
    <w:p w14:paraId="2C9D0AF0" w14:textId="77777777" w:rsidR="00B05988" w:rsidRDefault="00B05988" w:rsidP="00B05988">
      <w:pPr>
        <w:ind w:firstLineChars="200" w:firstLine="480"/>
      </w:pPr>
      <w:r>
        <w:rPr>
          <w:rFonts w:hint="eastAsia"/>
        </w:rPr>
        <w:t>功能对比：</w:t>
      </w:r>
    </w:p>
    <w:p w14:paraId="1FB96B76" w14:textId="77777777" w:rsidR="00B05988" w:rsidRDefault="00B05988" w:rsidP="00B05988">
      <w:pPr>
        <w:ind w:firstLineChars="200" w:firstLine="480"/>
      </w:pPr>
      <w:r>
        <w:rPr>
          <w:rFonts w:hint="eastAsia"/>
        </w:rPr>
        <w:t>（</w:t>
      </w:r>
      <w:r>
        <w:t>1）</w:t>
      </w:r>
      <w:proofErr w:type="spellStart"/>
      <w:r>
        <w:t>Aminer</w:t>
      </w:r>
      <w:proofErr w:type="spellEnd"/>
      <w:r>
        <w:t>：</w:t>
      </w:r>
    </w:p>
    <w:p w14:paraId="275C5247" w14:textId="77777777" w:rsidR="00B05988" w:rsidRDefault="00B05988" w:rsidP="00B05988">
      <w:pPr>
        <w:ind w:firstLineChars="200" w:firstLine="480"/>
      </w:pPr>
      <w:r>
        <w:rPr>
          <w:rFonts w:hint="eastAsia"/>
        </w:rPr>
        <w:t>首页检索：按照学科进行相关学者的检索</w:t>
      </w:r>
    </w:p>
    <w:p w14:paraId="1BCD416A" w14:textId="77777777" w:rsidR="00B05988" w:rsidRDefault="00B05988" w:rsidP="00B05988">
      <w:pPr>
        <w:ind w:firstLineChars="200" w:firstLine="480"/>
      </w:pPr>
      <w:r>
        <w:rPr>
          <w:rFonts w:hint="eastAsia"/>
        </w:rPr>
        <w:t>学科分类：历年论文量、研究趋势、热门主题、杰出作者、顶尖论文、热门期刊</w:t>
      </w:r>
      <w:r>
        <w:t>/会议</w:t>
      </w:r>
    </w:p>
    <w:p w14:paraId="2C534E42" w14:textId="77777777" w:rsidR="00B05988" w:rsidRDefault="00B05988" w:rsidP="00B05988">
      <w:pPr>
        <w:ind w:firstLineChars="200" w:firstLine="480"/>
      </w:pPr>
      <w:r>
        <w:rPr>
          <w:rFonts w:hint="eastAsia"/>
        </w:rPr>
        <w:t>排行榜：高引学者、会议</w:t>
      </w:r>
      <w:r>
        <w:t>/期刊排名、机构排名、学者排名、最佳（高引）论文分析</w:t>
      </w:r>
    </w:p>
    <w:p w14:paraId="12EE1026" w14:textId="77777777" w:rsidR="00B05988" w:rsidRDefault="00B05988" w:rsidP="00B05988">
      <w:pPr>
        <w:ind w:firstLineChars="200" w:firstLine="480"/>
      </w:pPr>
      <w:r>
        <w:rPr>
          <w:rFonts w:hint="eastAsia"/>
        </w:rPr>
        <w:t>华人专家库</w:t>
      </w:r>
    </w:p>
    <w:p w14:paraId="51EE30EF" w14:textId="77777777" w:rsidR="00B05988" w:rsidRDefault="00B05988" w:rsidP="00B05988">
      <w:pPr>
        <w:ind w:firstLineChars="200" w:firstLine="480"/>
      </w:pPr>
      <w:r>
        <w:rPr>
          <w:rFonts w:hint="eastAsia"/>
        </w:rPr>
        <w:t>科技资讯：最新咨询、</w:t>
      </w:r>
      <w:r>
        <w:t>AI报告、硕博论文、会议论文、人才智库、趋势分析</w:t>
      </w:r>
    </w:p>
    <w:p w14:paraId="39D82454" w14:textId="77777777" w:rsidR="00B05988" w:rsidRDefault="00B05988" w:rsidP="00B05988">
      <w:pPr>
        <w:ind w:firstLineChars="200" w:firstLine="480"/>
      </w:pPr>
      <w:r>
        <w:rPr>
          <w:rFonts w:hint="eastAsia"/>
        </w:rPr>
        <w:t>技术洞察：热门领域发展趋势</w:t>
      </w:r>
    </w:p>
    <w:p w14:paraId="33F68CBF" w14:textId="77777777" w:rsidR="00B05988" w:rsidRDefault="00B05988" w:rsidP="00B05988">
      <w:pPr>
        <w:ind w:firstLineChars="200" w:firstLine="480"/>
      </w:pPr>
      <w:r>
        <w:rPr>
          <w:rFonts w:hint="eastAsia"/>
        </w:rPr>
        <w:t>开放数据</w:t>
      </w:r>
    </w:p>
    <w:p w14:paraId="14825A40" w14:textId="77777777" w:rsidR="00B05988" w:rsidRDefault="00B05988" w:rsidP="00B05988">
      <w:pPr>
        <w:ind w:firstLineChars="200" w:firstLine="480"/>
      </w:pPr>
      <w:r>
        <w:rPr>
          <w:rFonts w:hint="eastAsia"/>
        </w:rPr>
        <w:t>必读论文</w:t>
      </w:r>
    </w:p>
    <w:p w14:paraId="67CCFB13" w14:textId="77777777" w:rsidR="00B05988" w:rsidRDefault="00B05988" w:rsidP="00B05988">
      <w:pPr>
        <w:ind w:firstLineChars="200" w:firstLine="480"/>
      </w:pPr>
      <w:r>
        <w:rPr>
          <w:rFonts w:hint="eastAsia"/>
        </w:rPr>
        <w:t>（</w:t>
      </w:r>
      <w:r>
        <w:t>2）中国科学家在线：</w:t>
      </w:r>
    </w:p>
    <w:p w14:paraId="3DC90016" w14:textId="77777777" w:rsidR="00B05988" w:rsidRDefault="00B05988" w:rsidP="00B05988">
      <w:pPr>
        <w:ind w:firstLineChars="200" w:firstLine="480"/>
      </w:pPr>
      <w:r>
        <w:rPr>
          <w:rFonts w:hint="eastAsia"/>
        </w:rPr>
        <w:t>首页：</w:t>
      </w:r>
      <w:r>
        <w:t>ORCID号申请、推荐学者、最新消息</w:t>
      </w:r>
    </w:p>
    <w:p w14:paraId="63153351" w14:textId="77777777" w:rsidR="00B05988" w:rsidRDefault="00B05988" w:rsidP="00B05988">
      <w:pPr>
        <w:ind w:firstLineChars="200" w:firstLine="480"/>
      </w:pPr>
      <w:r>
        <w:rPr>
          <w:rFonts w:hint="eastAsia"/>
        </w:rPr>
        <w:t>查询：按照姓名、机构、学科、</w:t>
      </w:r>
      <w:r>
        <w:t>ORCID进行学者信息的检索</w:t>
      </w:r>
    </w:p>
    <w:p w14:paraId="3F5E96C6" w14:textId="77777777" w:rsidR="00B05988" w:rsidRDefault="00B05988" w:rsidP="00B05988">
      <w:pPr>
        <w:ind w:firstLineChars="200" w:firstLine="480"/>
      </w:pPr>
      <w:r>
        <w:rPr>
          <w:rFonts w:hint="eastAsia"/>
        </w:rPr>
        <w:t>浏览：可按照姓名首字母、科研人员研究机构、科研人员学科浏览学者信息；可按照机构首字母、机构类型和所在地浏览科研机构信息。</w:t>
      </w:r>
    </w:p>
    <w:p w14:paraId="2ACAF66F" w14:textId="77777777" w:rsidR="00B05988" w:rsidRDefault="00B05988" w:rsidP="00B05988">
      <w:pPr>
        <w:ind w:firstLineChars="200" w:firstLine="480"/>
      </w:pPr>
      <w:r>
        <w:rPr>
          <w:rFonts w:hint="eastAsia"/>
        </w:rPr>
        <w:lastRenderedPageBreak/>
        <w:t>帮助：机构介绍、使用手册、联系方式</w:t>
      </w:r>
    </w:p>
    <w:p w14:paraId="475CC542" w14:textId="77777777" w:rsidR="00B05988" w:rsidRDefault="00B05988" w:rsidP="00B05988">
      <w:pPr>
        <w:ind w:firstLineChars="200" w:firstLine="480"/>
      </w:pPr>
    </w:p>
    <w:p w14:paraId="4D085303" w14:textId="77777777" w:rsidR="00B05988" w:rsidRDefault="00B05988" w:rsidP="00B05988">
      <w:pPr>
        <w:ind w:firstLineChars="200" w:firstLine="480"/>
      </w:pPr>
      <w:r>
        <w:rPr>
          <w:rFonts w:hint="eastAsia"/>
        </w:rPr>
        <w:t>学者信息检索效果：</w:t>
      </w:r>
    </w:p>
    <w:p w14:paraId="5365725B" w14:textId="77777777" w:rsidR="00B05988" w:rsidRDefault="00B05988" w:rsidP="00B05988">
      <w:pPr>
        <w:ind w:firstLineChars="200" w:firstLine="480"/>
      </w:pPr>
      <w:proofErr w:type="spellStart"/>
      <w:r>
        <w:t>Aminer</w:t>
      </w:r>
      <w:proofErr w:type="spellEnd"/>
      <w:r>
        <w:t>：学者基本信息、论文、专利、科研项目、合作网络、科学计量相关指标统计、相似作者推荐</w:t>
      </w:r>
    </w:p>
    <w:p w14:paraId="75E0E5D8" w14:textId="77777777" w:rsidR="00B05988" w:rsidRDefault="00B05988" w:rsidP="00B05988">
      <w:pPr>
        <w:ind w:firstLineChars="200" w:firstLine="480"/>
      </w:pPr>
      <w:r>
        <w:rPr>
          <w:rFonts w:hint="eastAsia"/>
        </w:rPr>
        <w:t>中国科学家在线：概览、科研产出、个人信息、产出分析、工作履历、教育背景、个人简介、学科、研究兴趣</w:t>
      </w:r>
    </w:p>
    <w:p w14:paraId="4FDE9909" w14:textId="77777777" w:rsidR="00B05988" w:rsidRDefault="00B05988" w:rsidP="00B05988">
      <w:pPr>
        <w:ind w:firstLineChars="200" w:firstLine="480"/>
      </w:pPr>
    </w:p>
    <w:p w14:paraId="29A1DAFE" w14:textId="77777777" w:rsidR="00B05988" w:rsidRDefault="00B05988" w:rsidP="00B05988">
      <w:pPr>
        <w:ind w:firstLineChars="200" w:firstLine="480"/>
      </w:pPr>
      <w:r>
        <w:rPr>
          <w:rFonts w:hint="eastAsia"/>
        </w:rPr>
        <w:t>关联数据库：</w:t>
      </w:r>
    </w:p>
    <w:p w14:paraId="415B0B41" w14:textId="77777777" w:rsidR="00B05988" w:rsidRDefault="00B05988" w:rsidP="00B05988">
      <w:pPr>
        <w:ind w:firstLineChars="200" w:firstLine="480"/>
      </w:pPr>
      <w:proofErr w:type="spellStart"/>
      <w:r>
        <w:t>AMiner</w:t>
      </w:r>
      <w:proofErr w:type="spellEnd"/>
      <w:r>
        <w:t>：Flickr、Twitter、LiveJournal、</w:t>
      </w:r>
      <w:proofErr w:type="spellStart"/>
      <w:r>
        <w:t>Lastfm</w:t>
      </w:r>
      <w:proofErr w:type="spellEnd"/>
      <w:r>
        <w:t>、WOS、CNKI等</w:t>
      </w:r>
    </w:p>
    <w:p w14:paraId="2462D24F" w14:textId="08DEF73F" w:rsidR="00B05988" w:rsidRDefault="00B05988" w:rsidP="00B05988">
      <w:pPr>
        <w:ind w:firstLineChars="200" w:firstLine="480"/>
      </w:pPr>
      <w:r>
        <w:rPr>
          <w:rFonts w:hint="eastAsia"/>
        </w:rPr>
        <w:t>中国科学家在线：中国科学引文数据库、万方数据、中国科学院机构知识库、</w:t>
      </w:r>
      <w:r>
        <w:t>WOS、EI、中国生物医学文献服务系统、中国科技论文与引文数据库。</w:t>
      </w:r>
    </w:p>
    <w:p w14:paraId="7FB0B923" w14:textId="77777777" w:rsidR="00B05988" w:rsidRDefault="00B05988" w:rsidP="00E7754F">
      <w:pPr>
        <w:ind w:firstLineChars="200" w:firstLine="480"/>
      </w:pPr>
    </w:p>
    <w:p w14:paraId="15A49D11" w14:textId="54B3A14E" w:rsidR="00D52061" w:rsidRDefault="00272E35">
      <w:r>
        <w:t>3</w:t>
      </w:r>
      <w:r w:rsidR="00D52061">
        <w:rPr>
          <w:rFonts w:hint="eastAsia"/>
        </w:rPr>
        <w:t>、</w:t>
      </w:r>
      <w:r w:rsidR="005B4E16">
        <w:rPr>
          <w:rFonts w:hint="eastAsia"/>
        </w:rPr>
        <w:t>系统</w:t>
      </w:r>
      <w:r w:rsidR="00D52061">
        <w:rPr>
          <w:rFonts w:hint="eastAsia"/>
        </w:rPr>
        <w:t>内容与</w:t>
      </w:r>
      <w:r w:rsidR="005B4E16">
        <w:rPr>
          <w:rFonts w:hint="eastAsia"/>
        </w:rPr>
        <w:t>构建</w:t>
      </w:r>
      <w:r w:rsidR="00D52061">
        <w:rPr>
          <w:rFonts w:hint="eastAsia"/>
        </w:rPr>
        <w:t>思路</w:t>
      </w:r>
    </w:p>
    <w:p w14:paraId="0FB91714" w14:textId="5609B363" w:rsidR="00D52061" w:rsidRDefault="005B4E16">
      <w:r>
        <w:rPr>
          <w:rFonts w:hint="eastAsia"/>
        </w:rPr>
        <w:t>3</w:t>
      </w:r>
      <w:r>
        <w:t xml:space="preserve">.1 </w:t>
      </w:r>
      <w:r>
        <w:rPr>
          <w:rFonts w:hint="eastAsia"/>
        </w:rPr>
        <w:t>系统主要功能</w:t>
      </w:r>
    </w:p>
    <w:p w14:paraId="352608CF" w14:textId="22DA9D48" w:rsidR="005B4E16" w:rsidRDefault="005B4E16" w:rsidP="005B4E16">
      <w:r>
        <w:rPr>
          <w:rFonts w:hint="eastAsia"/>
        </w:rPr>
        <w:t>（1）基于社交网络的学者智能推荐</w:t>
      </w:r>
    </w:p>
    <w:p w14:paraId="6AC51D62" w14:textId="37D094B8" w:rsidR="005B4E16" w:rsidRDefault="005B4E16" w:rsidP="005B4E16">
      <w:pPr>
        <w:ind w:firstLineChars="200" w:firstLine="480"/>
      </w:pPr>
      <w:r>
        <w:rPr>
          <w:rFonts w:hint="eastAsia"/>
        </w:rPr>
        <w:t>基于学者之间合作关系构建的社交系统能够使用户快速建立对学科领域专家的认知度，也方便了平台为用户进行相关学者的推荐。面对成段冗杂的学者个人信息，知识需求者难以直观、高效地获取对于这个学者的初步认识。借助可视化检索工具可以构建学者社交网络，提高学者信息检索的查全率和查准率。</w:t>
      </w:r>
    </w:p>
    <w:p w14:paraId="57E62E36" w14:textId="34879F84" w:rsidR="005B4E16" w:rsidRDefault="005B4E16" w:rsidP="005B4E16">
      <w:pPr>
        <w:ind w:firstLineChars="200" w:firstLine="440"/>
        <w:jc w:val="center"/>
      </w:pPr>
      <w:r w:rsidRPr="00444B69">
        <w:rPr>
          <w:rFonts w:hint="eastAsia"/>
          <w:noProof/>
          <w:sz w:val="22"/>
        </w:rPr>
        <w:drawing>
          <wp:inline distT="0" distB="0" distL="0" distR="0" wp14:anchorId="51FF52E2" wp14:editId="4B1B9054">
            <wp:extent cx="3719946" cy="2216479"/>
            <wp:effectExtent l="0" t="0" r="0" b="0"/>
            <wp:docPr id="4" name="图片 4" descr="C:\Users\86139\AppData\Local\Temp\WeChat Files\273295694686474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6139\AppData\Local\Temp\WeChat Files\2732956946864744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7864" cy="2245030"/>
                    </a:xfrm>
                    <a:prstGeom prst="rect">
                      <a:avLst/>
                    </a:prstGeom>
                    <a:noFill/>
                    <a:ln>
                      <a:noFill/>
                    </a:ln>
                  </pic:spPr>
                </pic:pic>
              </a:graphicData>
            </a:graphic>
          </wp:inline>
        </w:drawing>
      </w:r>
    </w:p>
    <w:p w14:paraId="270518E3" w14:textId="29C5C831" w:rsidR="005B4E16" w:rsidRDefault="005B4E16" w:rsidP="005B4E16">
      <w:pPr>
        <w:ind w:firstLineChars="200" w:firstLine="480"/>
      </w:pPr>
      <w:r>
        <w:rPr>
          <w:rFonts w:hint="eastAsia"/>
        </w:rPr>
        <w:t>知识图谱和学者画像是目前较为流行的数据可视化技术。知识图谱是基于“实体—关系—属性值”或“实体—属性—属性值”的形式构建的知识库</w:t>
      </w:r>
      <w:r w:rsidR="000A4D0A">
        <w:fldChar w:fldCharType="begin"/>
      </w:r>
      <w:r w:rsidR="000A4D0A">
        <w:instrText xml:space="preserve"> ADDIN NE.Ref.{0AB8F498-C70E-4F58-89B1-0A4F65FC8C3A}</w:instrText>
      </w:r>
      <w:r w:rsidR="000A4D0A">
        <w:fldChar w:fldCharType="separate"/>
      </w:r>
      <w:r w:rsidR="000A4D0A">
        <w:rPr>
          <w:rFonts w:ascii="DengXian" w:eastAsia="DengXian" w:cs="DengXian"/>
          <w:color w:val="080000"/>
          <w:szCs w:val="21"/>
          <w:vertAlign w:val="superscript"/>
        </w:rPr>
        <w:t>[11]</w:t>
      </w:r>
      <w:r w:rsidR="000A4D0A">
        <w:fldChar w:fldCharType="end"/>
      </w:r>
      <w:r>
        <w:rPr>
          <w:rFonts w:hint="eastAsia"/>
        </w:rPr>
        <w:t>。通过知识图谱技术，以节点的形式连接各个学者，这样易于展现各个学者之间合作与引用的关系。学者画像的目标是提取学者各维度的属性信息进行信息挖掘和分析应用，是大型智库实现专家发现、学术影响力评估等功能的关键。学者画像技术从学者非结构化的个人中抽取目标信息，如姓名、职称、研究领域、住址等，进而建立相对应的节点。用户在浏览学者画像的时候，可以点击相应的节点，以浏览更详细的相关信息</w:t>
      </w:r>
      <w:r w:rsidR="000A4D0A">
        <w:fldChar w:fldCharType="begin"/>
      </w:r>
      <w:r w:rsidR="000A4D0A">
        <w:instrText xml:space="preserve"> ADDIN NE.Ref.{824C337F-D44B-40AC-97EC-CA7D2EE60D72}</w:instrText>
      </w:r>
      <w:r w:rsidR="000A4D0A">
        <w:fldChar w:fldCharType="separate"/>
      </w:r>
      <w:r w:rsidR="000A4D0A">
        <w:rPr>
          <w:rFonts w:ascii="DengXian" w:eastAsia="DengXian" w:cs="DengXian"/>
          <w:color w:val="080000"/>
          <w:szCs w:val="21"/>
          <w:vertAlign w:val="superscript"/>
        </w:rPr>
        <w:t>[12]</w:t>
      </w:r>
      <w:r w:rsidR="000A4D0A">
        <w:fldChar w:fldCharType="end"/>
      </w:r>
      <w:r>
        <w:rPr>
          <w:rFonts w:hint="eastAsia"/>
        </w:rPr>
        <w:t>。</w:t>
      </w:r>
    </w:p>
    <w:p w14:paraId="09987FAE" w14:textId="77777777" w:rsidR="005B4E16" w:rsidRDefault="005B4E16" w:rsidP="005B4E16">
      <w:pPr>
        <w:ind w:firstLineChars="200" w:firstLine="480"/>
      </w:pPr>
      <w:r>
        <w:rPr>
          <w:rFonts w:hint="eastAsia"/>
        </w:rPr>
        <w:lastRenderedPageBreak/>
        <w:t>当用户选定相应的学者，并发送合作请求后，并不是每一位学者都会接收请求，在这种情况下，学者智能目录能够通过相似学者的推荐，为知识需求者提供一套备选方案，以提升合作的可能性。</w:t>
      </w:r>
    </w:p>
    <w:p w14:paraId="1AC8A35A" w14:textId="3A66E711" w:rsidR="00B05988" w:rsidRDefault="005B4E16" w:rsidP="005B4E16">
      <w:pPr>
        <w:ind w:firstLineChars="200" w:firstLine="480"/>
      </w:pPr>
      <w:r>
        <w:rPr>
          <w:rFonts w:hint="eastAsia"/>
        </w:rPr>
        <w:t>知识图谱以符号形式描述物理世界的实体、实体属性以及实体间的关系，能构建知识点的体系结构。运用知识图谱技术，通过构建学者科研领域、研究兴趣以及科研项目的节点，能够将各个学者相互关联起来。一般而言，通过聚合分析在同一簇聚范围内的两个学者，其相似度越大，由此进行相似学者的智能推荐更为高效、可信。</w:t>
      </w:r>
    </w:p>
    <w:p w14:paraId="762FCCB0" w14:textId="77777777" w:rsidR="005B4E16" w:rsidRDefault="005B4E16" w:rsidP="005B4E16">
      <w:r>
        <w:rPr>
          <w:rFonts w:hint="eastAsia"/>
        </w:rPr>
        <w:t>（2）学者学术多元化评价体系</w:t>
      </w:r>
    </w:p>
    <w:p w14:paraId="22CC8429" w14:textId="77777777" w:rsidR="005B4E16" w:rsidRDefault="005B4E16" w:rsidP="005B4E16">
      <w:pPr>
        <w:ind w:firstLineChars="200" w:firstLine="480"/>
      </w:pPr>
      <w:r>
        <w:rPr>
          <w:rFonts w:hint="eastAsia"/>
        </w:rPr>
        <w:t>智能目录系统的用户往往是所需检索领域的外行，因此当用户在使用时往往会犯难，由于缺乏专业知识，对于如何选择合作对象，相似学者如何进行区别和选择，用户往往无从下手。在这种情况下，我们就需要考虑引入学者学术评价功能。</w:t>
      </w:r>
    </w:p>
    <w:p w14:paraId="1AF6D511" w14:textId="1097E3A7" w:rsidR="005B4E16" w:rsidRDefault="005B4E16" w:rsidP="005B4E16">
      <w:pPr>
        <w:ind w:firstLineChars="200" w:firstLine="480"/>
      </w:pPr>
      <w:r>
        <w:rPr>
          <w:rFonts w:hint="eastAsia"/>
        </w:rPr>
        <w:t>学术评价是综合运用定性或定量的研究方法，对学术实体之间在理论和实践角度相互影响程度的度量。定性方法以同行评议法最为普遍，学术大国多以同行评议作为学术界认同的主要评价方式，同行评议法具有一定的权威性和专业性，某种程度上更加规范和严谨，但该方法对评审专家的学术水平要求较高，且带有较强的主观性。</w:t>
      </w:r>
      <w:r w:rsidRPr="003F2E21">
        <w:rPr>
          <w:rFonts w:hint="eastAsia"/>
          <w:highlight w:val="yellow"/>
          <w:rPrChange w:id="11" w:author="SITU Lingyun" w:date="2020-07-07T13:40:00Z">
            <w:rPr>
              <w:rFonts w:hint="eastAsia"/>
            </w:rPr>
          </w:rPrChange>
        </w:rPr>
        <w:t>定量方法就是构建一套文献计量指标体系，学者的学术影响力进行量化，常用的定量指标有</w:t>
      </w:r>
      <w:r w:rsidRPr="003F2E21">
        <w:rPr>
          <w:highlight w:val="yellow"/>
          <w:rPrChange w:id="12" w:author="SITU Lingyun" w:date="2020-07-07T13:40:00Z">
            <w:rPr/>
          </w:rPrChange>
        </w:rPr>
        <w:t>H因子、G因子、皇冠指数等，但是定量指标往往忽视低被引的学者，由于学术成果的时间累积效应，该方法仍然不能较好地识别最近一段时间学术成果的价值。</w:t>
      </w:r>
      <w:r>
        <w:rPr>
          <w:rFonts w:hint="eastAsia"/>
        </w:rPr>
        <w:t>但是，随着</w:t>
      </w:r>
      <w:r>
        <w:t>web3.0时代的到来，社交媒体在学术科研领域的影响力越来越大，分享、评论学术论文、展示科研成果等行为为学者学术影响力的评价提供了新的思路。这也意味着传统的期刊评价方法已经无法满足学术评价的需求，</w:t>
      </w:r>
      <w:proofErr w:type="spellStart"/>
      <w:r>
        <w:t>Altmetrics</w:t>
      </w:r>
      <w:proofErr w:type="spellEnd"/>
      <w:r>
        <w:t>正是在这一背景下应运而生。</w:t>
      </w:r>
    </w:p>
    <w:p w14:paraId="16A2FC7B" w14:textId="77777777" w:rsidR="005B4E16" w:rsidRPr="00444B69" w:rsidRDefault="005B4E16" w:rsidP="005B4E16">
      <w:pPr>
        <w:spacing w:line="360" w:lineRule="auto"/>
        <w:ind w:firstLineChars="200" w:firstLine="360"/>
        <w:jc w:val="center"/>
        <w:rPr>
          <w:sz w:val="18"/>
          <w:szCs w:val="18"/>
        </w:rPr>
      </w:pPr>
      <w:proofErr w:type="spellStart"/>
      <w:r w:rsidRPr="00444B69">
        <w:rPr>
          <w:rFonts w:hint="eastAsia"/>
          <w:sz w:val="18"/>
          <w:szCs w:val="18"/>
        </w:rPr>
        <w:t>Altmetrics</w:t>
      </w:r>
      <w:proofErr w:type="spellEnd"/>
      <w:r w:rsidRPr="00444B69">
        <w:rPr>
          <w:rFonts w:hint="eastAsia"/>
          <w:sz w:val="18"/>
          <w:szCs w:val="18"/>
        </w:rPr>
        <w:t>学术评价指标体系</w:t>
      </w:r>
    </w:p>
    <w:tbl>
      <w:tblPr>
        <w:tblStyle w:val="a3"/>
        <w:tblW w:w="0" w:type="auto"/>
        <w:tblBorders>
          <w:left w:val="none" w:sz="0" w:space="0" w:color="auto"/>
          <w:right w:val="none" w:sz="0" w:space="0" w:color="auto"/>
          <w:insideH w:val="none" w:sz="0" w:space="0" w:color="auto"/>
        </w:tblBorders>
        <w:tblLook w:val="04A0" w:firstRow="1" w:lastRow="0" w:firstColumn="1" w:lastColumn="0" w:noHBand="0" w:noVBand="1"/>
      </w:tblPr>
      <w:tblGrid>
        <w:gridCol w:w="709"/>
        <w:gridCol w:w="2126"/>
        <w:gridCol w:w="5461"/>
      </w:tblGrid>
      <w:tr w:rsidR="005B4E16" w:rsidRPr="00444B69" w14:paraId="6BAE838B" w14:textId="77777777" w:rsidTr="00082446">
        <w:tc>
          <w:tcPr>
            <w:tcW w:w="709" w:type="dxa"/>
            <w:tcBorders>
              <w:top w:val="single" w:sz="4" w:space="0" w:color="auto"/>
              <w:bottom w:val="single" w:sz="4" w:space="0" w:color="auto"/>
              <w:right w:val="nil"/>
            </w:tcBorders>
          </w:tcPr>
          <w:p w14:paraId="05BCB774" w14:textId="77777777" w:rsidR="005B4E16" w:rsidRPr="00444B69" w:rsidRDefault="005B4E16" w:rsidP="00082446">
            <w:pPr>
              <w:spacing w:line="360" w:lineRule="auto"/>
              <w:rPr>
                <w:sz w:val="18"/>
                <w:szCs w:val="18"/>
              </w:rPr>
            </w:pPr>
            <w:r w:rsidRPr="00444B69">
              <w:rPr>
                <w:rFonts w:hint="eastAsia"/>
                <w:sz w:val="18"/>
                <w:szCs w:val="18"/>
              </w:rPr>
              <w:t>序号</w:t>
            </w:r>
          </w:p>
        </w:tc>
        <w:tc>
          <w:tcPr>
            <w:tcW w:w="2126" w:type="dxa"/>
            <w:tcBorders>
              <w:top w:val="single" w:sz="4" w:space="0" w:color="auto"/>
              <w:left w:val="nil"/>
              <w:bottom w:val="single" w:sz="4" w:space="0" w:color="auto"/>
              <w:right w:val="nil"/>
            </w:tcBorders>
          </w:tcPr>
          <w:p w14:paraId="33D69C88" w14:textId="77777777" w:rsidR="005B4E16" w:rsidRPr="00444B69" w:rsidRDefault="005B4E16" w:rsidP="00082446">
            <w:pPr>
              <w:spacing w:line="360" w:lineRule="auto"/>
              <w:rPr>
                <w:sz w:val="18"/>
                <w:szCs w:val="18"/>
              </w:rPr>
            </w:pPr>
            <w:r w:rsidRPr="00444B69">
              <w:rPr>
                <w:rFonts w:hint="eastAsia"/>
                <w:sz w:val="18"/>
                <w:szCs w:val="18"/>
              </w:rPr>
              <w:t>维度</w:t>
            </w:r>
          </w:p>
        </w:tc>
        <w:tc>
          <w:tcPr>
            <w:tcW w:w="5461" w:type="dxa"/>
            <w:tcBorders>
              <w:top w:val="single" w:sz="4" w:space="0" w:color="auto"/>
              <w:left w:val="nil"/>
              <w:bottom w:val="single" w:sz="4" w:space="0" w:color="auto"/>
            </w:tcBorders>
          </w:tcPr>
          <w:p w14:paraId="4B3FDA82" w14:textId="77777777" w:rsidR="005B4E16" w:rsidRPr="00444B69" w:rsidRDefault="005B4E16" w:rsidP="00082446">
            <w:pPr>
              <w:spacing w:line="360" w:lineRule="auto"/>
              <w:rPr>
                <w:sz w:val="18"/>
                <w:szCs w:val="18"/>
              </w:rPr>
            </w:pPr>
            <w:r w:rsidRPr="00444B69">
              <w:rPr>
                <w:rFonts w:hint="eastAsia"/>
                <w:sz w:val="18"/>
                <w:szCs w:val="18"/>
              </w:rPr>
              <w:t>具体参考指标</w:t>
            </w:r>
          </w:p>
        </w:tc>
      </w:tr>
      <w:tr w:rsidR="005B4E16" w:rsidRPr="00444B69" w14:paraId="7B874A1F" w14:textId="77777777" w:rsidTr="00082446">
        <w:tc>
          <w:tcPr>
            <w:tcW w:w="709" w:type="dxa"/>
            <w:tcBorders>
              <w:top w:val="single" w:sz="4" w:space="0" w:color="auto"/>
              <w:bottom w:val="nil"/>
              <w:right w:val="nil"/>
            </w:tcBorders>
          </w:tcPr>
          <w:p w14:paraId="20F94EEE" w14:textId="77777777" w:rsidR="005B4E16" w:rsidRPr="00444B69" w:rsidRDefault="005B4E16" w:rsidP="00082446">
            <w:pPr>
              <w:spacing w:line="360" w:lineRule="auto"/>
              <w:rPr>
                <w:sz w:val="18"/>
                <w:szCs w:val="18"/>
              </w:rPr>
            </w:pPr>
            <w:r w:rsidRPr="00444B69">
              <w:rPr>
                <w:rFonts w:hint="eastAsia"/>
                <w:sz w:val="18"/>
                <w:szCs w:val="18"/>
              </w:rPr>
              <w:t>1</w:t>
            </w:r>
          </w:p>
        </w:tc>
        <w:tc>
          <w:tcPr>
            <w:tcW w:w="2126" w:type="dxa"/>
            <w:tcBorders>
              <w:top w:val="single" w:sz="4" w:space="0" w:color="auto"/>
              <w:left w:val="nil"/>
              <w:bottom w:val="nil"/>
              <w:right w:val="nil"/>
            </w:tcBorders>
          </w:tcPr>
          <w:p w14:paraId="1755B570" w14:textId="77777777" w:rsidR="005B4E16" w:rsidRPr="00444B69" w:rsidRDefault="005B4E16" w:rsidP="00082446">
            <w:pPr>
              <w:spacing w:line="360" w:lineRule="auto"/>
              <w:rPr>
                <w:sz w:val="18"/>
                <w:szCs w:val="18"/>
              </w:rPr>
            </w:pPr>
            <w:r w:rsidRPr="00444B69">
              <w:rPr>
                <w:rFonts w:hint="eastAsia"/>
                <w:sz w:val="18"/>
                <w:szCs w:val="18"/>
              </w:rPr>
              <w:t>使用量</w:t>
            </w:r>
          </w:p>
        </w:tc>
        <w:tc>
          <w:tcPr>
            <w:tcW w:w="5461" w:type="dxa"/>
            <w:tcBorders>
              <w:top w:val="single" w:sz="4" w:space="0" w:color="auto"/>
              <w:left w:val="nil"/>
              <w:bottom w:val="nil"/>
            </w:tcBorders>
          </w:tcPr>
          <w:p w14:paraId="4E1E4D46" w14:textId="77777777" w:rsidR="005B4E16" w:rsidRPr="00444B69" w:rsidRDefault="005B4E16" w:rsidP="00082446">
            <w:pPr>
              <w:spacing w:line="360" w:lineRule="auto"/>
              <w:rPr>
                <w:sz w:val="18"/>
                <w:szCs w:val="18"/>
              </w:rPr>
            </w:pPr>
            <w:r w:rsidRPr="00444B69">
              <w:rPr>
                <w:sz w:val="18"/>
                <w:szCs w:val="18"/>
              </w:rPr>
              <w:t>PLOS浏览</w:t>
            </w:r>
            <w:r w:rsidRPr="00444B69">
              <w:rPr>
                <w:rFonts w:hint="eastAsia"/>
                <w:sz w:val="18"/>
                <w:szCs w:val="18"/>
              </w:rPr>
              <w:t>量</w:t>
            </w:r>
            <w:r w:rsidRPr="00444B69">
              <w:rPr>
                <w:sz w:val="18"/>
                <w:szCs w:val="18"/>
              </w:rPr>
              <w:t>、PDF下载</w:t>
            </w:r>
            <w:r w:rsidRPr="00444B69">
              <w:rPr>
                <w:rFonts w:hint="eastAsia"/>
                <w:sz w:val="18"/>
                <w:szCs w:val="18"/>
              </w:rPr>
              <w:t>量</w:t>
            </w:r>
            <w:r w:rsidRPr="00444B69">
              <w:rPr>
                <w:sz w:val="18"/>
                <w:szCs w:val="18"/>
              </w:rPr>
              <w:t>、XML下载</w:t>
            </w:r>
            <w:r w:rsidRPr="00444B69">
              <w:rPr>
                <w:rFonts w:hint="eastAsia"/>
                <w:sz w:val="18"/>
                <w:szCs w:val="18"/>
              </w:rPr>
              <w:t>量、</w:t>
            </w:r>
            <w:r w:rsidRPr="00444B69">
              <w:rPr>
                <w:sz w:val="18"/>
                <w:szCs w:val="18"/>
              </w:rPr>
              <w:t>PMC浏览</w:t>
            </w:r>
            <w:r w:rsidRPr="00444B69">
              <w:rPr>
                <w:rFonts w:hint="eastAsia"/>
                <w:sz w:val="18"/>
                <w:szCs w:val="18"/>
              </w:rPr>
              <w:t>量</w:t>
            </w:r>
          </w:p>
        </w:tc>
      </w:tr>
      <w:tr w:rsidR="005B4E16" w:rsidRPr="00444B69" w14:paraId="6EB39DC5" w14:textId="77777777" w:rsidTr="00082446">
        <w:tc>
          <w:tcPr>
            <w:tcW w:w="709" w:type="dxa"/>
            <w:tcBorders>
              <w:top w:val="nil"/>
              <w:bottom w:val="nil"/>
              <w:right w:val="nil"/>
            </w:tcBorders>
          </w:tcPr>
          <w:p w14:paraId="10338359" w14:textId="77777777" w:rsidR="005B4E16" w:rsidRPr="00444B69" w:rsidRDefault="005B4E16" w:rsidP="00082446">
            <w:pPr>
              <w:spacing w:line="360" w:lineRule="auto"/>
              <w:rPr>
                <w:sz w:val="18"/>
                <w:szCs w:val="18"/>
              </w:rPr>
            </w:pPr>
            <w:r w:rsidRPr="00444B69">
              <w:rPr>
                <w:rFonts w:hint="eastAsia"/>
                <w:sz w:val="18"/>
                <w:szCs w:val="18"/>
              </w:rPr>
              <w:t>2</w:t>
            </w:r>
          </w:p>
        </w:tc>
        <w:tc>
          <w:tcPr>
            <w:tcW w:w="2126" w:type="dxa"/>
            <w:tcBorders>
              <w:top w:val="nil"/>
              <w:left w:val="nil"/>
              <w:bottom w:val="nil"/>
              <w:right w:val="nil"/>
            </w:tcBorders>
          </w:tcPr>
          <w:p w14:paraId="23429904" w14:textId="77777777" w:rsidR="005B4E16" w:rsidRPr="00444B69" w:rsidRDefault="005B4E16" w:rsidP="00082446">
            <w:pPr>
              <w:spacing w:line="360" w:lineRule="auto"/>
              <w:rPr>
                <w:sz w:val="18"/>
                <w:szCs w:val="18"/>
              </w:rPr>
            </w:pPr>
            <w:r w:rsidRPr="00444B69">
              <w:rPr>
                <w:rFonts w:hint="eastAsia"/>
                <w:sz w:val="18"/>
                <w:szCs w:val="18"/>
              </w:rPr>
              <w:t>引用量</w:t>
            </w:r>
          </w:p>
        </w:tc>
        <w:tc>
          <w:tcPr>
            <w:tcW w:w="5461" w:type="dxa"/>
            <w:tcBorders>
              <w:top w:val="nil"/>
              <w:left w:val="nil"/>
              <w:bottom w:val="nil"/>
            </w:tcBorders>
          </w:tcPr>
          <w:p w14:paraId="4CF50452" w14:textId="77777777" w:rsidR="005B4E16" w:rsidRPr="00444B69" w:rsidRDefault="005B4E16" w:rsidP="00082446">
            <w:pPr>
              <w:spacing w:line="360" w:lineRule="auto"/>
              <w:rPr>
                <w:sz w:val="18"/>
                <w:szCs w:val="18"/>
              </w:rPr>
            </w:pPr>
            <w:r w:rsidRPr="00444B69">
              <w:rPr>
                <w:sz w:val="18"/>
                <w:szCs w:val="18"/>
              </w:rPr>
              <w:t>PubMed Central</w:t>
            </w:r>
            <w:r w:rsidRPr="00444B69">
              <w:rPr>
                <w:rFonts w:hint="eastAsia"/>
                <w:sz w:val="18"/>
                <w:szCs w:val="18"/>
              </w:rPr>
              <w:t>被引次数</w:t>
            </w:r>
            <w:r w:rsidRPr="00444B69">
              <w:rPr>
                <w:sz w:val="18"/>
                <w:szCs w:val="18"/>
              </w:rPr>
              <w:t>、</w:t>
            </w:r>
            <w:proofErr w:type="spellStart"/>
            <w:r w:rsidRPr="00444B69">
              <w:rPr>
                <w:sz w:val="18"/>
                <w:szCs w:val="18"/>
              </w:rPr>
              <w:t>CrossRef</w:t>
            </w:r>
            <w:proofErr w:type="spellEnd"/>
            <w:r w:rsidRPr="00444B69">
              <w:rPr>
                <w:sz w:val="18"/>
                <w:szCs w:val="18"/>
              </w:rPr>
              <w:t>、Scopus</w:t>
            </w:r>
            <w:r w:rsidRPr="00444B69">
              <w:rPr>
                <w:rFonts w:hint="eastAsia"/>
                <w:sz w:val="18"/>
                <w:szCs w:val="18"/>
              </w:rPr>
              <w:t>被引次数</w:t>
            </w:r>
            <w:r w:rsidRPr="00444B69">
              <w:rPr>
                <w:sz w:val="18"/>
                <w:szCs w:val="18"/>
              </w:rPr>
              <w:t>、Web of Science</w:t>
            </w:r>
            <w:r w:rsidRPr="00444B69">
              <w:rPr>
                <w:rFonts w:hint="eastAsia"/>
                <w:sz w:val="18"/>
                <w:szCs w:val="18"/>
              </w:rPr>
              <w:t>被引次数</w:t>
            </w:r>
          </w:p>
        </w:tc>
      </w:tr>
      <w:tr w:rsidR="005B4E16" w:rsidRPr="00444B69" w14:paraId="3F1CBC58" w14:textId="77777777" w:rsidTr="00082446">
        <w:tc>
          <w:tcPr>
            <w:tcW w:w="709" w:type="dxa"/>
            <w:tcBorders>
              <w:top w:val="nil"/>
              <w:bottom w:val="nil"/>
              <w:right w:val="nil"/>
            </w:tcBorders>
          </w:tcPr>
          <w:p w14:paraId="7BB8828D" w14:textId="77777777" w:rsidR="005B4E16" w:rsidRPr="00444B69" w:rsidRDefault="005B4E16" w:rsidP="00082446">
            <w:pPr>
              <w:spacing w:line="360" w:lineRule="auto"/>
              <w:rPr>
                <w:sz w:val="18"/>
                <w:szCs w:val="18"/>
              </w:rPr>
            </w:pPr>
            <w:r w:rsidRPr="00444B69">
              <w:rPr>
                <w:rFonts w:hint="eastAsia"/>
                <w:sz w:val="18"/>
                <w:szCs w:val="18"/>
              </w:rPr>
              <w:t>3</w:t>
            </w:r>
          </w:p>
        </w:tc>
        <w:tc>
          <w:tcPr>
            <w:tcW w:w="2126" w:type="dxa"/>
            <w:tcBorders>
              <w:top w:val="nil"/>
              <w:left w:val="nil"/>
              <w:bottom w:val="nil"/>
              <w:right w:val="nil"/>
            </w:tcBorders>
          </w:tcPr>
          <w:p w14:paraId="70756251" w14:textId="77777777" w:rsidR="005B4E16" w:rsidRPr="00444B69" w:rsidRDefault="005B4E16" w:rsidP="00082446">
            <w:pPr>
              <w:spacing w:line="360" w:lineRule="auto"/>
              <w:rPr>
                <w:sz w:val="18"/>
                <w:szCs w:val="18"/>
              </w:rPr>
            </w:pPr>
            <w:r w:rsidRPr="00444B69">
              <w:rPr>
                <w:rFonts w:hint="eastAsia"/>
                <w:sz w:val="18"/>
                <w:szCs w:val="18"/>
              </w:rPr>
              <w:t>社会书签与发布活动</w:t>
            </w:r>
          </w:p>
        </w:tc>
        <w:tc>
          <w:tcPr>
            <w:tcW w:w="5461" w:type="dxa"/>
            <w:tcBorders>
              <w:top w:val="nil"/>
              <w:left w:val="nil"/>
              <w:bottom w:val="nil"/>
            </w:tcBorders>
          </w:tcPr>
          <w:p w14:paraId="6249AA72" w14:textId="77777777" w:rsidR="005B4E16" w:rsidRPr="00444B69" w:rsidRDefault="005B4E16" w:rsidP="00082446">
            <w:pPr>
              <w:spacing w:line="360" w:lineRule="auto"/>
              <w:rPr>
                <w:sz w:val="18"/>
                <w:szCs w:val="18"/>
              </w:rPr>
            </w:pPr>
            <w:proofErr w:type="spellStart"/>
            <w:r w:rsidRPr="00444B69">
              <w:rPr>
                <w:sz w:val="18"/>
                <w:szCs w:val="18"/>
              </w:rPr>
              <w:t>CiteUlike</w:t>
            </w:r>
            <w:proofErr w:type="spellEnd"/>
            <w:r w:rsidRPr="00444B69">
              <w:rPr>
                <w:sz w:val="18"/>
                <w:szCs w:val="18"/>
              </w:rPr>
              <w:t>、Mendeley、推特、脸书</w:t>
            </w:r>
          </w:p>
        </w:tc>
      </w:tr>
    </w:tbl>
    <w:p w14:paraId="2E052681" w14:textId="77777777" w:rsidR="005B4E16" w:rsidRDefault="005B4E16" w:rsidP="005B4E16"/>
    <w:p w14:paraId="57B60371" w14:textId="6E157C9E" w:rsidR="005B4E16" w:rsidRDefault="005B4E16" w:rsidP="005B4E16">
      <w:pPr>
        <w:ind w:firstLineChars="250" w:firstLine="600"/>
      </w:pPr>
      <w:proofErr w:type="spellStart"/>
      <w:r>
        <w:t>Priem</w:t>
      </w:r>
      <w:proofErr w:type="spellEnd"/>
      <w:r>
        <w:t>将</w:t>
      </w:r>
      <w:proofErr w:type="spellStart"/>
      <w:r>
        <w:t>Altmetrics</w:t>
      </w:r>
      <w:proofErr w:type="spellEnd"/>
      <w:r>
        <w:t>定义为“通过学术成果在在线工具和网络环境中的活跃度来表征学术成果影响力”</w:t>
      </w:r>
      <w:r w:rsidR="000A4D0A">
        <w:fldChar w:fldCharType="begin"/>
      </w:r>
      <w:r w:rsidR="000A4D0A">
        <w:instrText xml:space="preserve"> ADDIN NE.Ref.{873CA263-316C-450B-8C93-9B1A6BCE9ACF}</w:instrText>
      </w:r>
      <w:r w:rsidR="000A4D0A">
        <w:fldChar w:fldCharType="separate"/>
      </w:r>
      <w:r w:rsidR="000A4D0A">
        <w:rPr>
          <w:rFonts w:ascii="DengXian" w:eastAsia="DengXian" w:cs="DengXian"/>
          <w:color w:val="080000"/>
          <w:szCs w:val="21"/>
          <w:vertAlign w:val="superscript"/>
        </w:rPr>
        <w:t>[13]</w:t>
      </w:r>
      <w:r w:rsidR="000A4D0A">
        <w:fldChar w:fldCharType="end"/>
      </w:r>
      <w:r>
        <w:t>。作为引文数据和影响因子的补充，</w:t>
      </w:r>
      <w:proofErr w:type="spellStart"/>
      <w:r>
        <w:t>Altmetric</w:t>
      </w:r>
      <w:proofErr w:type="spellEnd"/>
      <w:r>
        <w:t>收录了专利、图书、政策、文献管理工具、专家推荐、新闻、博客、社交媒体等多处数据。综合各种数据来源的论文引用或提及情况，</w:t>
      </w:r>
      <w:proofErr w:type="spellStart"/>
      <w:r>
        <w:t>Altmetric</w:t>
      </w:r>
      <w:proofErr w:type="spellEnd"/>
      <w:r>
        <w:t>为每篇论文的社会影响力计算综合得分。通过引入学者学术评价指标体系，学者智能目录</w:t>
      </w:r>
      <w:r w:rsidR="00E22F44">
        <w:rPr>
          <w:rFonts w:hint="eastAsia"/>
        </w:rPr>
        <w:t>系统</w:t>
      </w:r>
      <w:r>
        <w:t>将更为完善和实用</w:t>
      </w:r>
      <w:r w:rsidR="000A4D0A">
        <w:fldChar w:fldCharType="begin"/>
      </w:r>
      <w:r w:rsidR="000A4D0A">
        <w:instrText xml:space="preserve"> ADDIN NE.Ref.{CB6C9CD7-123B-4D68-BC32-AA2533777EE0}</w:instrText>
      </w:r>
      <w:r w:rsidR="000A4D0A">
        <w:fldChar w:fldCharType="separate"/>
      </w:r>
      <w:r w:rsidR="000A4D0A">
        <w:rPr>
          <w:rFonts w:ascii="DengXian" w:eastAsia="DengXian" w:cs="DengXian"/>
          <w:color w:val="080000"/>
          <w:szCs w:val="21"/>
          <w:vertAlign w:val="superscript"/>
        </w:rPr>
        <w:t>[14]</w:t>
      </w:r>
      <w:r w:rsidR="000A4D0A">
        <w:fldChar w:fldCharType="end"/>
      </w:r>
      <w:r>
        <w:t>。</w:t>
      </w:r>
    </w:p>
    <w:p w14:paraId="1A9CB22C" w14:textId="333584B3" w:rsidR="000A4D0A" w:rsidRDefault="000A4D0A" w:rsidP="005B4E16">
      <w:pPr>
        <w:ind w:firstLineChars="250" w:firstLine="600"/>
      </w:pPr>
      <w:proofErr w:type="spellStart"/>
      <w:r w:rsidRPr="000A4D0A">
        <w:lastRenderedPageBreak/>
        <w:t>Altmetrics</w:t>
      </w:r>
      <w:proofErr w:type="spellEnd"/>
      <w:r w:rsidRPr="000A4D0A">
        <w:t>理论为学者学术评价提供了新路径，其丰富的评价指标、基于时序数据的动态评价模型改善了传统评价体系中指标匮乏的局面，让每一个学者智能目录系统的用户都可以参与到学者的学术影响力评价之中，多维度、多层次地展现了学者的学术影响力，有助于深层次、全面化地揭示学者信息，极大地方便了知识需求者。</w:t>
      </w:r>
    </w:p>
    <w:p w14:paraId="5D0F1125" w14:textId="7C5370C6" w:rsidR="005B4E16" w:rsidRDefault="00E867AD">
      <w:r>
        <w:rPr>
          <w:rFonts w:hint="eastAsia"/>
        </w:rPr>
        <w:t>（3）学者科研</w:t>
      </w:r>
      <w:r w:rsidRPr="003F2E21">
        <w:rPr>
          <w:rFonts w:hint="eastAsia"/>
          <w:highlight w:val="yellow"/>
          <w:rPrChange w:id="13" w:author="SITU Lingyun" w:date="2020-07-07T13:41:00Z">
            <w:rPr>
              <w:rFonts w:hint="eastAsia"/>
            </w:rPr>
          </w:rPrChange>
        </w:rPr>
        <w:t>合作偏好度量</w:t>
      </w:r>
    </w:p>
    <w:p w14:paraId="39334FBB" w14:textId="77777777" w:rsidR="005434A7" w:rsidRDefault="005434A7" w:rsidP="005434A7">
      <w:pPr>
        <w:ind w:firstLineChars="200" w:firstLine="480"/>
      </w:pPr>
      <w:r>
        <w:rPr>
          <w:rFonts w:hint="eastAsia"/>
        </w:rPr>
        <w:t>当用户在确定合作对象的时候往往会犯难，因为他们不知道各个学者的合作意愿，因此通过构建学者的合作偏好度指标对其进行量化分析显得尤其必要。</w:t>
      </w:r>
    </w:p>
    <w:p w14:paraId="0BBD4F7C" w14:textId="77777777" w:rsidR="005434A7" w:rsidRDefault="005434A7" w:rsidP="005434A7">
      <w:pPr>
        <w:ind w:firstLineChars="200" w:firstLine="480"/>
      </w:pPr>
      <w:r>
        <w:rPr>
          <w:rFonts w:hint="eastAsia"/>
        </w:rPr>
        <w:t>学者合作偏好度能用来衡量学者与他人在科研或工程项目等方面进行合作的喜好程度。构建学者合作偏好度指标体系，能够量化学者的合作喜好程度，帮助知识的需求者精准、高效地找到相关领域的专家，促成合作。受阿里集团</w:t>
      </w:r>
      <w:r>
        <w:t>FAST模型的启发，结合前人对于科研合作行为的研究，即将学者科研合作偏好度拆分为Familiarity、Advancing、Similarity和Thriving四个层面。各层面的具体指标描述如下：</w:t>
      </w:r>
    </w:p>
    <w:p w14:paraId="3998B3F1" w14:textId="77777777" w:rsidR="005434A7" w:rsidRDefault="005434A7" w:rsidP="005434A7">
      <w:pPr>
        <w:spacing w:line="360" w:lineRule="auto"/>
        <w:ind w:firstLineChars="200" w:firstLine="480"/>
        <w:jc w:val="center"/>
      </w:pPr>
      <w:r>
        <w:rPr>
          <w:rFonts w:hint="eastAsia"/>
        </w:rPr>
        <w:t>FAST各维度内容分析</w:t>
      </w:r>
    </w:p>
    <w:tbl>
      <w:tblPr>
        <w:tblStyle w:val="a3"/>
        <w:tblW w:w="0" w:type="auto"/>
        <w:tblLook w:val="04A0" w:firstRow="1" w:lastRow="0" w:firstColumn="1" w:lastColumn="0" w:noHBand="0" w:noVBand="1"/>
      </w:tblPr>
      <w:tblGrid>
        <w:gridCol w:w="1536"/>
        <w:gridCol w:w="2728"/>
        <w:gridCol w:w="4032"/>
      </w:tblGrid>
      <w:tr w:rsidR="005434A7" w14:paraId="05EAB327" w14:textId="77777777" w:rsidTr="00082446">
        <w:tc>
          <w:tcPr>
            <w:tcW w:w="1271" w:type="dxa"/>
          </w:tcPr>
          <w:p w14:paraId="323BFE3E" w14:textId="77777777" w:rsidR="005434A7" w:rsidRDefault="005434A7" w:rsidP="00082446">
            <w:pPr>
              <w:spacing w:line="360" w:lineRule="auto"/>
            </w:pPr>
            <w:r>
              <w:rPr>
                <w:rFonts w:hint="eastAsia"/>
              </w:rPr>
              <w:t>维度</w:t>
            </w:r>
          </w:p>
        </w:tc>
        <w:tc>
          <w:tcPr>
            <w:tcW w:w="2835" w:type="dxa"/>
          </w:tcPr>
          <w:p w14:paraId="42955442" w14:textId="77777777" w:rsidR="005434A7" w:rsidRDefault="005434A7" w:rsidP="00082446">
            <w:pPr>
              <w:spacing w:line="360" w:lineRule="auto"/>
            </w:pPr>
            <w:r>
              <w:rPr>
                <w:rFonts w:hint="eastAsia"/>
              </w:rPr>
              <w:t>指标名称</w:t>
            </w:r>
          </w:p>
        </w:tc>
        <w:tc>
          <w:tcPr>
            <w:tcW w:w="4190" w:type="dxa"/>
          </w:tcPr>
          <w:p w14:paraId="75CE499B" w14:textId="77777777" w:rsidR="005434A7" w:rsidRDefault="005434A7" w:rsidP="00082446">
            <w:pPr>
              <w:spacing w:line="360" w:lineRule="auto"/>
            </w:pPr>
            <w:r>
              <w:rPr>
                <w:rFonts w:hint="eastAsia"/>
              </w:rPr>
              <w:t>内容</w:t>
            </w:r>
          </w:p>
        </w:tc>
      </w:tr>
      <w:tr w:rsidR="005434A7" w14:paraId="22D62E2C" w14:textId="77777777" w:rsidTr="00082446">
        <w:tc>
          <w:tcPr>
            <w:tcW w:w="1271" w:type="dxa"/>
          </w:tcPr>
          <w:p w14:paraId="17E78BC1" w14:textId="77777777" w:rsidR="005434A7" w:rsidRDefault="005434A7" w:rsidP="00082446">
            <w:pPr>
              <w:spacing w:line="360" w:lineRule="auto"/>
            </w:pPr>
            <w:r>
              <w:rPr>
                <w:rFonts w:hint="eastAsia"/>
              </w:rPr>
              <w:t>F</w:t>
            </w:r>
            <w:r>
              <w:t>amiliarity</w:t>
            </w:r>
          </w:p>
        </w:tc>
        <w:tc>
          <w:tcPr>
            <w:tcW w:w="2835" w:type="dxa"/>
          </w:tcPr>
          <w:p w14:paraId="28E92183" w14:textId="77777777" w:rsidR="005434A7" w:rsidRDefault="005434A7" w:rsidP="00082446">
            <w:pPr>
              <w:spacing w:line="360" w:lineRule="auto"/>
            </w:pPr>
            <w:r>
              <w:rPr>
                <w:rFonts w:hint="eastAsia"/>
              </w:rPr>
              <w:t>科研合作者熟悉度</w:t>
            </w:r>
          </w:p>
        </w:tc>
        <w:tc>
          <w:tcPr>
            <w:tcW w:w="4190" w:type="dxa"/>
          </w:tcPr>
          <w:p w14:paraId="12B7737D" w14:textId="77777777" w:rsidR="005434A7" w:rsidRPr="005A753F" w:rsidRDefault="005434A7" w:rsidP="00082446">
            <w:pPr>
              <w:spacing w:line="360" w:lineRule="auto"/>
              <w:rPr>
                <w:rStyle w:val="a4"/>
                <w:i w:val="0"/>
              </w:rPr>
            </w:pPr>
            <w:r>
              <w:rPr>
                <w:rFonts w:hint="eastAsia"/>
              </w:rPr>
              <w:t>该指标用于衡量学者与其合作者之间的亲密程度。</w:t>
            </w:r>
          </w:p>
        </w:tc>
      </w:tr>
      <w:tr w:rsidR="005434A7" w14:paraId="0C0DFB05" w14:textId="77777777" w:rsidTr="00082446">
        <w:tc>
          <w:tcPr>
            <w:tcW w:w="1271" w:type="dxa"/>
          </w:tcPr>
          <w:p w14:paraId="0DB60476" w14:textId="77777777" w:rsidR="005434A7" w:rsidRDefault="005434A7" w:rsidP="00082446">
            <w:pPr>
              <w:spacing w:line="360" w:lineRule="auto"/>
            </w:pPr>
            <w:r>
              <w:rPr>
                <w:rFonts w:hint="eastAsia"/>
              </w:rPr>
              <w:t>Advancing</w:t>
            </w:r>
          </w:p>
        </w:tc>
        <w:tc>
          <w:tcPr>
            <w:tcW w:w="2835" w:type="dxa"/>
          </w:tcPr>
          <w:p w14:paraId="1AD5D85E" w14:textId="77777777" w:rsidR="005434A7" w:rsidRDefault="005434A7" w:rsidP="00082446">
            <w:pPr>
              <w:spacing w:line="360" w:lineRule="auto"/>
            </w:pPr>
            <w:r>
              <w:rPr>
                <w:rFonts w:hint="eastAsia"/>
              </w:rPr>
              <w:t>科研成果上升趋势</w:t>
            </w:r>
          </w:p>
        </w:tc>
        <w:tc>
          <w:tcPr>
            <w:tcW w:w="4190" w:type="dxa"/>
          </w:tcPr>
          <w:p w14:paraId="18DA5C27" w14:textId="77777777" w:rsidR="005434A7" w:rsidRDefault="005434A7" w:rsidP="00082446">
            <w:pPr>
              <w:spacing w:line="360" w:lineRule="auto"/>
            </w:pPr>
            <w:r>
              <w:rPr>
                <w:rFonts w:hint="eastAsia"/>
              </w:rPr>
              <w:t>该指标</w:t>
            </w:r>
            <w:r w:rsidRPr="00FA682F">
              <w:rPr>
                <w:rFonts w:hint="eastAsia"/>
              </w:rPr>
              <w:t>用于衡量学者在科研领域内研究成果数量的增长速度。</w:t>
            </w:r>
          </w:p>
        </w:tc>
      </w:tr>
      <w:tr w:rsidR="005434A7" w14:paraId="7FC4BB15" w14:textId="77777777" w:rsidTr="00082446">
        <w:tc>
          <w:tcPr>
            <w:tcW w:w="1271" w:type="dxa"/>
          </w:tcPr>
          <w:p w14:paraId="0F63A0CC" w14:textId="77777777" w:rsidR="005434A7" w:rsidRDefault="005434A7" w:rsidP="00082446">
            <w:pPr>
              <w:spacing w:line="360" w:lineRule="auto"/>
            </w:pPr>
            <w:r>
              <w:rPr>
                <w:rFonts w:hint="eastAsia"/>
              </w:rPr>
              <w:t>S</w:t>
            </w:r>
            <w:r>
              <w:t>imilarity</w:t>
            </w:r>
          </w:p>
        </w:tc>
        <w:tc>
          <w:tcPr>
            <w:tcW w:w="2835" w:type="dxa"/>
          </w:tcPr>
          <w:p w14:paraId="7C1C6B80" w14:textId="77777777" w:rsidR="005434A7" w:rsidRDefault="005434A7" w:rsidP="00082446">
            <w:pPr>
              <w:spacing w:line="360" w:lineRule="auto"/>
            </w:pPr>
            <w:r>
              <w:rPr>
                <w:rFonts w:hint="eastAsia"/>
              </w:rPr>
              <w:t>科研内容相似度</w:t>
            </w:r>
          </w:p>
        </w:tc>
        <w:tc>
          <w:tcPr>
            <w:tcW w:w="4190" w:type="dxa"/>
          </w:tcPr>
          <w:p w14:paraId="695512F2" w14:textId="77777777" w:rsidR="005434A7" w:rsidRDefault="005434A7" w:rsidP="00082446">
            <w:pPr>
              <w:spacing w:line="360" w:lineRule="auto"/>
            </w:pPr>
            <w:r>
              <w:rPr>
                <w:rFonts w:hint="eastAsia"/>
              </w:rPr>
              <w:t>该指标</w:t>
            </w:r>
            <w:r w:rsidRPr="00FA682F">
              <w:rPr>
                <w:rFonts w:hint="eastAsia"/>
              </w:rPr>
              <w:t>用于衡量学者对于新领域研究主题的接受程度。</w:t>
            </w:r>
          </w:p>
        </w:tc>
      </w:tr>
      <w:tr w:rsidR="005434A7" w14:paraId="2E18F777" w14:textId="77777777" w:rsidTr="00082446">
        <w:tc>
          <w:tcPr>
            <w:tcW w:w="1271" w:type="dxa"/>
          </w:tcPr>
          <w:p w14:paraId="394A076B" w14:textId="77777777" w:rsidR="005434A7" w:rsidRDefault="005434A7" w:rsidP="00082446">
            <w:pPr>
              <w:spacing w:line="360" w:lineRule="auto"/>
            </w:pPr>
            <w:r>
              <w:rPr>
                <w:rFonts w:hint="eastAsia"/>
              </w:rPr>
              <w:t>T</w:t>
            </w:r>
            <w:r>
              <w:t>hriving</w:t>
            </w:r>
          </w:p>
        </w:tc>
        <w:tc>
          <w:tcPr>
            <w:tcW w:w="2835" w:type="dxa"/>
          </w:tcPr>
          <w:p w14:paraId="680B7833" w14:textId="77777777" w:rsidR="005434A7" w:rsidRDefault="005434A7" w:rsidP="00082446">
            <w:pPr>
              <w:spacing w:line="360" w:lineRule="auto"/>
            </w:pPr>
            <w:r>
              <w:rPr>
                <w:rFonts w:hint="eastAsia"/>
              </w:rPr>
              <w:t>科研活跃度</w:t>
            </w:r>
          </w:p>
        </w:tc>
        <w:tc>
          <w:tcPr>
            <w:tcW w:w="4190" w:type="dxa"/>
          </w:tcPr>
          <w:p w14:paraId="1B0F1EB0" w14:textId="77777777" w:rsidR="005434A7" w:rsidRDefault="005434A7" w:rsidP="00082446">
            <w:pPr>
              <w:spacing w:line="360" w:lineRule="auto"/>
            </w:pPr>
            <w:r>
              <w:rPr>
                <w:rFonts w:hint="eastAsia"/>
              </w:rPr>
              <w:t>该指标用于</w:t>
            </w:r>
            <w:r w:rsidRPr="00FA682F">
              <w:rPr>
                <w:rFonts w:hint="eastAsia"/>
              </w:rPr>
              <w:t>反映学者与他人合作科研的频率。</w:t>
            </w:r>
          </w:p>
        </w:tc>
      </w:tr>
    </w:tbl>
    <w:p w14:paraId="789F106D" w14:textId="77777777" w:rsidR="005434A7" w:rsidRPr="005434A7" w:rsidRDefault="005434A7" w:rsidP="005434A7">
      <w:pPr>
        <w:ind w:firstLineChars="200" w:firstLine="480"/>
      </w:pPr>
    </w:p>
    <w:p w14:paraId="281A505F" w14:textId="09461146" w:rsidR="005434A7" w:rsidRPr="005434A7" w:rsidRDefault="005434A7" w:rsidP="005434A7">
      <w:pPr>
        <w:ind w:firstLineChars="200" w:firstLine="480"/>
      </w:pPr>
      <w:r>
        <w:rPr>
          <w:rFonts w:hint="eastAsia"/>
        </w:rPr>
        <w:t>根据表现形式，我们可以将影响学者科研合作偏好的因素分类为隐性因素与显性因素。隐性因素包括学者的性格、价值观、品性等，这些因素由学者长期的教育环境与生活环境决定，存在较大的波动性与不确定性，相关信息难以采集和衡量，因此不被纳入本次研究的范围内。显性因素主要包括衡量科研成果、学科影响力、科研创新力等方面的量化指标，运用这些指标可以将学者的科研行为量化为数据，通过数据大小的比较可以评判学者科研工作的优劣。</w:t>
      </w:r>
    </w:p>
    <w:p w14:paraId="372B5B28" w14:textId="5F6FB34E" w:rsidR="00E867AD" w:rsidRPr="00E867AD" w:rsidRDefault="00781B9D" w:rsidP="005434A7">
      <w:pPr>
        <w:jc w:val="center"/>
      </w:pPr>
      <w:r>
        <w:rPr>
          <w:noProof/>
        </w:rPr>
        <w:object w:dxaOrig="12565" w:dyaOrig="6697" w14:anchorId="7753A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51.85pt;height:187.45pt;mso-width-percent:0;mso-height-percent:0;mso-width-percent:0;mso-height-percent:0" o:ole="">
            <v:imagedata r:id="rId8" o:title=""/>
          </v:shape>
          <o:OLEObject Type="Embed" ProgID="Visio.Drawing.15" ShapeID="_x0000_i1027" DrawAspect="Content" ObjectID="_1655635481" r:id="rId9"/>
        </w:object>
      </w:r>
    </w:p>
    <w:p w14:paraId="51E0474C" w14:textId="77777777" w:rsidR="00E867AD" w:rsidRDefault="00E867AD" w:rsidP="00E867AD">
      <w:r>
        <w:rPr>
          <w:rFonts w:hint="eastAsia"/>
        </w:rPr>
        <w:t>（4）学科前沿趋势分析</w:t>
      </w:r>
      <w:r>
        <w:t xml:space="preserve"> </w:t>
      </w:r>
    </w:p>
    <w:p w14:paraId="241C14D0" w14:textId="36CF97FB" w:rsidR="00E867AD" w:rsidRDefault="00E867AD" w:rsidP="00E867AD">
      <w:pPr>
        <w:ind w:firstLineChars="200" w:firstLine="480"/>
      </w:pPr>
      <w:r>
        <w:rPr>
          <w:rFonts w:hint="eastAsia"/>
        </w:rPr>
        <w:t>在使用学者智能目录进行学者信息检索的过程中，使用者除了对学者的研究领域和科研兴趣感兴趣，也会想去关注行业内部的科研热点和发展趋势。</w:t>
      </w:r>
      <w:proofErr w:type="spellStart"/>
      <w:r>
        <w:t>CiteSpace</w:t>
      </w:r>
      <w:proofErr w:type="spellEnd"/>
      <w:r>
        <w:t>文献分析为研究领域和发展趋势的预测提供了思路。</w:t>
      </w:r>
      <w:proofErr w:type="spellStart"/>
      <w:r>
        <w:t>CiteSpace</w:t>
      </w:r>
      <w:proofErr w:type="spellEnd"/>
      <w:r>
        <w:t>综合运用数据处理技术与计算机技术，对大量科学文献数据的分析和处理，通过知识图谱的形式科学研究的主要内容显示给用户，从而展现科学发展的前沿领域，把握科学发展的脉络</w:t>
      </w:r>
      <w:r w:rsidR="000A4D0A">
        <w:fldChar w:fldCharType="begin"/>
      </w:r>
      <w:r w:rsidR="000A4D0A">
        <w:instrText xml:space="preserve"> ADDIN NE.Ref.{3D2C2EAD-3ACA-48AB-8514-885FC87C87D9}</w:instrText>
      </w:r>
      <w:r w:rsidR="000A4D0A">
        <w:fldChar w:fldCharType="separate"/>
      </w:r>
      <w:r w:rsidR="000A4D0A">
        <w:rPr>
          <w:rFonts w:ascii="DengXian" w:eastAsia="DengXian" w:cs="DengXian"/>
          <w:color w:val="080000"/>
          <w:szCs w:val="21"/>
          <w:vertAlign w:val="superscript"/>
        </w:rPr>
        <w:t>[15]</w:t>
      </w:r>
      <w:r w:rsidR="000A4D0A">
        <w:fldChar w:fldCharType="end"/>
      </w:r>
      <w:r>
        <w:t>。</w:t>
      </w:r>
    </w:p>
    <w:p w14:paraId="292A36A1" w14:textId="537E7795" w:rsidR="00E867AD" w:rsidRDefault="00E867AD" w:rsidP="00E867AD">
      <w:pPr>
        <w:ind w:firstLineChars="200" w:firstLine="480"/>
      </w:pPr>
      <w:r>
        <w:rPr>
          <w:rFonts w:hint="eastAsia"/>
        </w:rPr>
        <w:t>学者智能目录对于科学前沿趋势分析步骤可见下图。</w:t>
      </w:r>
    </w:p>
    <w:p w14:paraId="35BE78B4" w14:textId="692F0D96" w:rsidR="00E867AD" w:rsidRDefault="00781B9D" w:rsidP="00E867AD">
      <w:r w:rsidRPr="00444B69">
        <w:rPr>
          <w:noProof/>
        </w:rPr>
        <w:object w:dxaOrig="18156" w:dyaOrig="1369" w14:anchorId="107B671A">
          <v:shape id="_x0000_i1026" type="#_x0000_t75" alt="" style="width:415pt;height:30.55pt;mso-width-percent:0;mso-height-percent:0;mso-width-percent:0;mso-height-percent:0" o:ole="">
            <v:imagedata r:id="rId10" o:title=""/>
          </v:shape>
          <o:OLEObject Type="Embed" ProgID="Visio.Drawing.15" ShapeID="_x0000_i1026" DrawAspect="Content" ObjectID="_1655635482" r:id="rId11"/>
        </w:object>
      </w:r>
    </w:p>
    <w:p w14:paraId="6457401C" w14:textId="047A6201" w:rsidR="00E867AD" w:rsidRDefault="00E867AD" w:rsidP="00E867AD">
      <w:pPr>
        <w:ind w:firstLineChars="200" w:firstLine="480"/>
      </w:pPr>
      <w:r>
        <w:rPr>
          <w:rFonts w:hint="eastAsia"/>
        </w:rPr>
        <w:t>首先，要检索学者在该领域影响力较高的文献。加菲尔德指出，科学研究前沿是以被引频次最高的文献为核心，和引用这些核心文献的来源文献为基础的集合，而前沿的名称由出现频次最高的名字来表示。接着，对这些文献进行关键词提取并整理，创建高频词汇表，并构建共词矩阵</w:t>
      </w:r>
      <w:r w:rsidR="000A4D0A">
        <w:fldChar w:fldCharType="begin"/>
      </w:r>
      <w:r w:rsidR="000A4D0A">
        <w:instrText xml:space="preserve"> ADDIN NE.Ref.{4A309286-9575-437F-99C0-383C8B991092}</w:instrText>
      </w:r>
      <w:r w:rsidR="000A4D0A">
        <w:fldChar w:fldCharType="separate"/>
      </w:r>
      <w:r w:rsidR="000A4D0A">
        <w:rPr>
          <w:rFonts w:ascii="DengXian" w:eastAsia="DengXian" w:cs="DengXian"/>
          <w:color w:val="080000"/>
          <w:szCs w:val="21"/>
          <w:vertAlign w:val="superscript"/>
        </w:rPr>
        <w:t>[16]</w:t>
      </w:r>
      <w:r w:rsidR="000A4D0A">
        <w:fldChar w:fldCharType="end"/>
      </w:r>
      <w:r>
        <w:rPr>
          <w:rFonts w:hint="eastAsia"/>
        </w:rPr>
        <w:t>。在此基础之上，以关键词相似度为基础进行文本聚类分析，由此可以看出该领域不同时间阶段的研究热点。进而，可以构建研究热点知识图谱。最后，由共词知识图谱的展示，我们可以归纳、总结研究演进趋势和研究发展方向。</w:t>
      </w:r>
    </w:p>
    <w:p w14:paraId="38ABB8A7" w14:textId="56CA4B12" w:rsidR="00E867AD" w:rsidRDefault="005434A7">
      <w:r>
        <w:rPr>
          <w:rFonts w:hint="eastAsia"/>
        </w:rPr>
        <w:t>3</w:t>
      </w:r>
      <w:r>
        <w:t xml:space="preserve">.2 </w:t>
      </w:r>
      <w:r>
        <w:rPr>
          <w:rFonts w:hint="eastAsia"/>
        </w:rPr>
        <w:t>系统实现</w:t>
      </w:r>
    </w:p>
    <w:p w14:paraId="29AECF0D" w14:textId="534CB5FD" w:rsidR="00BA10CA" w:rsidRDefault="00BA10CA">
      <w:r>
        <w:rPr>
          <w:rFonts w:hint="eastAsia"/>
        </w:rPr>
        <w:t>（1）总体构架：</w:t>
      </w:r>
    </w:p>
    <w:p w14:paraId="40EE9529" w14:textId="1DF4E432" w:rsidR="00BA10CA" w:rsidRDefault="00BA10CA" w:rsidP="00BA10CA">
      <w:pPr>
        <w:ind w:firstLineChars="200" w:firstLine="480"/>
      </w:pPr>
      <w:r w:rsidRPr="00BA10CA">
        <w:rPr>
          <w:rFonts w:hint="eastAsia"/>
        </w:rPr>
        <w:t>学者智能目录</w:t>
      </w:r>
      <w:r>
        <w:rPr>
          <w:rFonts w:hint="eastAsia"/>
        </w:rPr>
        <w:t>系统</w:t>
      </w:r>
      <w:r w:rsidRPr="00BA10CA">
        <w:rPr>
          <w:rFonts w:hint="eastAsia"/>
        </w:rPr>
        <w:t>的构建可以分为三个层级：学者信息收集层、学则信息处理层和学者信息应用层。信息收集层的重点在于收集与学者相关的内源式和外源式信息；信息处理层的主要工作是基于信息收集层所采集的学者信息通过预处理、分析与汇总构建学者信息数据库，对学者信息数据库中的数据进行著录、标引、索引和排检，从而建成学者信息搜索引擎；应用层着重于在学者信息搜索引擎平台上实现智能检索、学术评估、合作偏好度量、学科前沿趋势分析等功能。</w:t>
      </w:r>
    </w:p>
    <w:p w14:paraId="56E307A9" w14:textId="7BE7B002" w:rsidR="00BA10CA" w:rsidRDefault="00781B9D" w:rsidP="00BA10CA">
      <w:pPr>
        <w:ind w:firstLineChars="200" w:firstLine="480"/>
      </w:pPr>
      <w:r w:rsidRPr="00444B69">
        <w:rPr>
          <w:noProof/>
        </w:rPr>
        <w:object w:dxaOrig="16777" w:dyaOrig="9553" w14:anchorId="7DE60200">
          <v:shape id="_x0000_i1025" type="#_x0000_t75" alt="" style="width:419.1pt;height:239.1pt;mso-width-percent:0;mso-height-percent:0;mso-width-percent:0;mso-height-percent:0" o:ole="">
            <v:imagedata r:id="rId12" o:title=""/>
          </v:shape>
          <o:OLEObject Type="Embed" ProgID="Visio.Drawing.15" ShapeID="_x0000_i1025" DrawAspect="Content" ObjectID="_1655635483" r:id="rId13"/>
        </w:object>
      </w:r>
    </w:p>
    <w:p w14:paraId="009B0C91" w14:textId="14E4CD3B" w:rsidR="00BA10CA" w:rsidRPr="00E867AD" w:rsidRDefault="00BA10CA">
      <w:r>
        <w:rPr>
          <w:rFonts w:hint="eastAsia"/>
        </w:rPr>
        <w:t>（2）域名分级：</w:t>
      </w:r>
    </w:p>
    <w:p w14:paraId="21C8E7B0" w14:textId="0EA4C285" w:rsidR="00E867AD" w:rsidRDefault="00FF6510">
      <w:r>
        <w:rPr>
          <w:noProof/>
        </w:rPr>
        <w:drawing>
          <wp:inline distT="0" distB="0" distL="0" distR="0" wp14:anchorId="21FCC93F" wp14:editId="0B6019E5">
            <wp:extent cx="5708073" cy="2431394"/>
            <wp:effectExtent l="0" t="0" r="698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9903" cy="2436433"/>
                    </a:xfrm>
                    <a:prstGeom prst="rect">
                      <a:avLst/>
                    </a:prstGeom>
                  </pic:spPr>
                </pic:pic>
              </a:graphicData>
            </a:graphic>
          </wp:inline>
        </w:drawing>
      </w:r>
    </w:p>
    <w:p w14:paraId="61C72CCD" w14:textId="7EF37161" w:rsidR="00BA10CA" w:rsidRDefault="00BA10CA">
      <w:r>
        <w:rPr>
          <w:rFonts w:hint="eastAsia"/>
        </w:rPr>
        <w:t>（3）所涉及的web技术：</w:t>
      </w:r>
    </w:p>
    <w:tbl>
      <w:tblPr>
        <w:tblpPr w:leftFromText="180" w:rightFromText="180" w:vertAnchor="text" w:horzAnchor="margin" w:tblpY="4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1"/>
        <w:gridCol w:w="5505"/>
      </w:tblGrid>
      <w:tr w:rsidR="00BA10CA" w:rsidRPr="003A677E" w14:paraId="0D6CA1C4" w14:textId="77777777" w:rsidTr="00082446">
        <w:trPr>
          <w:trHeight w:val="416"/>
        </w:trPr>
        <w:tc>
          <w:tcPr>
            <w:tcW w:w="1682" w:type="pct"/>
            <w:tcBorders>
              <w:top w:val="single" w:sz="4" w:space="0" w:color="000000"/>
              <w:left w:val="single" w:sz="4" w:space="0" w:color="000000"/>
              <w:bottom w:val="single" w:sz="4" w:space="0" w:color="000000"/>
              <w:right w:val="single" w:sz="4" w:space="0" w:color="000000"/>
            </w:tcBorders>
            <w:shd w:val="clear" w:color="auto" w:fill="BFBFBF"/>
          </w:tcPr>
          <w:p w14:paraId="77CE1689" w14:textId="77777777"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分类</w:t>
            </w:r>
          </w:p>
        </w:tc>
        <w:tc>
          <w:tcPr>
            <w:tcW w:w="3318" w:type="pct"/>
            <w:tcBorders>
              <w:top w:val="single" w:sz="4" w:space="0" w:color="000000"/>
              <w:left w:val="single" w:sz="4" w:space="0" w:color="000000"/>
              <w:bottom w:val="single" w:sz="4" w:space="0" w:color="000000"/>
              <w:right w:val="single" w:sz="4" w:space="0" w:color="000000"/>
            </w:tcBorders>
            <w:shd w:val="clear" w:color="auto" w:fill="BFBFBF"/>
          </w:tcPr>
          <w:p w14:paraId="38436B00" w14:textId="74D41421" w:rsidR="00BA10CA" w:rsidRPr="003A677E" w:rsidRDefault="00BA10CA" w:rsidP="00082446">
            <w:pPr>
              <w:pStyle w:val="a5"/>
              <w:ind w:left="324" w:hangingChars="162" w:hanging="324"/>
              <w:jc w:val="center"/>
              <w:rPr>
                <w:rFonts w:ascii="宋体" w:hAnsi="宋体"/>
                <w:b/>
                <w:iCs/>
                <w:sz w:val="20"/>
              </w:rPr>
            </w:pPr>
            <w:r w:rsidRPr="003A677E">
              <w:rPr>
                <w:rFonts w:ascii="宋体" w:hAnsi="宋体"/>
                <w:iCs/>
                <w:sz w:val="20"/>
              </w:rPr>
              <w:t>选型</w:t>
            </w:r>
          </w:p>
        </w:tc>
      </w:tr>
      <w:tr w:rsidR="00BA10CA" w:rsidRPr="003A677E" w14:paraId="40DA78F0" w14:textId="77777777" w:rsidTr="00082446">
        <w:trPr>
          <w:trHeight w:val="1202"/>
        </w:trPr>
        <w:tc>
          <w:tcPr>
            <w:tcW w:w="1682" w:type="pct"/>
            <w:tcBorders>
              <w:top w:val="single" w:sz="4" w:space="0" w:color="000000"/>
              <w:left w:val="single" w:sz="4" w:space="0" w:color="000000"/>
              <w:bottom w:val="single" w:sz="4" w:space="0" w:color="000000"/>
              <w:right w:val="single" w:sz="4" w:space="0" w:color="000000"/>
            </w:tcBorders>
            <w:vAlign w:val="center"/>
          </w:tcPr>
          <w:p w14:paraId="1B86899D"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技术选型</w:t>
            </w:r>
          </w:p>
        </w:tc>
        <w:tc>
          <w:tcPr>
            <w:tcW w:w="3318" w:type="pct"/>
            <w:tcBorders>
              <w:top w:val="single" w:sz="4" w:space="0" w:color="000000"/>
              <w:left w:val="single" w:sz="4" w:space="0" w:color="000000"/>
              <w:bottom w:val="single" w:sz="4" w:space="0" w:color="000000"/>
              <w:right w:val="single" w:sz="4" w:space="0" w:color="000000"/>
            </w:tcBorders>
            <w:vAlign w:val="center"/>
          </w:tcPr>
          <w:p w14:paraId="135A025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界面展现技术：HTML</w:t>
            </w:r>
            <w:r w:rsidRPr="003A677E">
              <w:rPr>
                <w:rFonts w:ascii="宋体" w:hAnsi="宋体" w:hint="eastAsia"/>
                <w:iCs/>
                <w:sz w:val="20"/>
              </w:rPr>
              <w:t>/CSS</w:t>
            </w:r>
            <w:r w:rsidRPr="003A677E">
              <w:rPr>
                <w:rFonts w:ascii="宋体" w:hAnsi="宋体"/>
                <w:iCs/>
                <w:sz w:val="20"/>
              </w:rPr>
              <w:t>、JSP、</w:t>
            </w:r>
            <w:r w:rsidRPr="003A677E">
              <w:rPr>
                <w:rFonts w:ascii="宋体" w:hAnsi="宋体" w:hint="eastAsia"/>
                <w:iCs/>
                <w:sz w:val="20"/>
              </w:rPr>
              <w:t>ajax</w:t>
            </w:r>
            <w:r w:rsidRPr="003A677E">
              <w:rPr>
                <w:rFonts w:ascii="宋体" w:hAnsi="宋体"/>
                <w:iCs/>
                <w:sz w:val="20"/>
              </w:rPr>
              <w:t>、JavaScript</w:t>
            </w:r>
          </w:p>
          <w:p w14:paraId="7F195158" w14:textId="46D6A42A"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服务器开发技术：JDK</w:t>
            </w:r>
            <w:r>
              <w:rPr>
                <w:rFonts w:ascii="宋体" w:hAnsi="宋体"/>
                <w:iCs/>
                <w:sz w:val="20"/>
              </w:rPr>
              <w:t>-8u144</w:t>
            </w:r>
            <w:r w:rsidRPr="003A677E">
              <w:rPr>
                <w:rFonts w:ascii="宋体" w:hAnsi="宋体"/>
                <w:iCs/>
                <w:sz w:val="20"/>
              </w:rPr>
              <w:t>、JavaEE5.0</w:t>
            </w:r>
          </w:p>
          <w:p w14:paraId="0952999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数据访问技术： JDBC</w:t>
            </w:r>
          </w:p>
        </w:tc>
      </w:tr>
      <w:tr w:rsidR="00BA10CA" w:rsidRPr="003A677E" w14:paraId="265BF9DD"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1DA0129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开发平台</w:t>
            </w:r>
          </w:p>
        </w:tc>
        <w:tc>
          <w:tcPr>
            <w:tcW w:w="3318" w:type="pct"/>
            <w:tcBorders>
              <w:top w:val="single" w:sz="4" w:space="0" w:color="000000"/>
              <w:left w:val="single" w:sz="4" w:space="0" w:color="000000"/>
              <w:bottom w:val="single" w:sz="4" w:space="0" w:color="000000"/>
              <w:right w:val="single" w:sz="4" w:space="0" w:color="000000"/>
            </w:tcBorders>
            <w:vAlign w:val="center"/>
          </w:tcPr>
          <w:p w14:paraId="20F65D0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J2EE平台 eclipse IDE</w:t>
            </w:r>
          </w:p>
        </w:tc>
      </w:tr>
      <w:tr w:rsidR="00BA10CA" w:rsidRPr="003A677E" w14:paraId="2B11A211"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318D53BA"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中间件</w:t>
            </w:r>
          </w:p>
        </w:tc>
        <w:tc>
          <w:tcPr>
            <w:tcW w:w="3318" w:type="pct"/>
            <w:tcBorders>
              <w:top w:val="single" w:sz="4" w:space="0" w:color="000000"/>
              <w:left w:val="single" w:sz="4" w:space="0" w:color="000000"/>
              <w:bottom w:val="single" w:sz="4" w:space="0" w:color="000000"/>
              <w:right w:val="single" w:sz="4" w:space="0" w:color="000000"/>
            </w:tcBorders>
            <w:vAlign w:val="center"/>
          </w:tcPr>
          <w:p w14:paraId="15D1C224"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hint="eastAsia"/>
                <w:iCs/>
                <w:sz w:val="20"/>
              </w:rPr>
              <w:t>应用服务器：</w:t>
            </w:r>
            <w:r>
              <w:rPr>
                <w:rFonts w:ascii="宋体" w:hAnsi="宋体"/>
                <w:iCs/>
                <w:sz w:val="20"/>
              </w:rPr>
              <w:t>T</w:t>
            </w:r>
            <w:r>
              <w:rPr>
                <w:rFonts w:ascii="宋体" w:hAnsi="宋体" w:hint="eastAsia"/>
                <w:iCs/>
                <w:sz w:val="20"/>
              </w:rPr>
              <w:t>om</w:t>
            </w:r>
            <w:r>
              <w:rPr>
                <w:rFonts w:ascii="宋体" w:hAnsi="宋体"/>
                <w:iCs/>
                <w:sz w:val="20"/>
              </w:rPr>
              <w:t>cat</w:t>
            </w:r>
          </w:p>
        </w:tc>
      </w:tr>
      <w:tr w:rsidR="00BA10CA" w:rsidRPr="003A677E" w14:paraId="05C2E25A"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5E83287C"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lastRenderedPageBreak/>
              <w:t>数据库</w:t>
            </w:r>
          </w:p>
        </w:tc>
        <w:tc>
          <w:tcPr>
            <w:tcW w:w="3318" w:type="pct"/>
            <w:tcBorders>
              <w:top w:val="single" w:sz="4" w:space="0" w:color="000000"/>
              <w:left w:val="single" w:sz="4" w:space="0" w:color="000000"/>
              <w:bottom w:val="single" w:sz="4" w:space="0" w:color="000000"/>
              <w:right w:val="single" w:sz="4" w:space="0" w:color="000000"/>
            </w:tcBorders>
          </w:tcPr>
          <w:p w14:paraId="68B513BB" w14:textId="3A48E3D1" w:rsidR="00BA10CA" w:rsidRPr="003A677E" w:rsidRDefault="00BA10CA" w:rsidP="00082446">
            <w:pPr>
              <w:pStyle w:val="a5"/>
              <w:ind w:left="324" w:hangingChars="162" w:hanging="324"/>
              <w:jc w:val="left"/>
              <w:rPr>
                <w:rFonts w:ascii="宋体" w:hAnsi="宋体"/>
                <w:b/>
                <w:iCs/>
                <w:sz w:val="20"/>
              </w:rPr>
            </w:pPr>
            <w:proofErr w:type="spellStart"/>
            <w:r>
              <w:rPr>
                <w:rFonts w:ascii="宋体" w:hAnsi="宋体"/>
                <w:iCs/>
                <w:sz w:val="20"/>
              </w:rPr>
              <w:t>M</w:t>
            </w:r>
            <w:r>
              <w:rPr>
                <w:rFonts w:ascii="宋体" w:hAnsi="宋体" w:hint="eastAsia"/>
                <w:iCs/>
                <w:sz w:val="20"/>
              </w:rPr>
              <w:t>ysq</w:t>
            </w:r>
            <w:r>
              <w:rPr>
                <w:rFonts w:ascii="宋体" w:hAnsi="宋体"/>
                <w:iCs/>
                <w:sz w:val="20"/>
              </w:rPr>
              <w:t>l</w:t>
            </w:r>
            <w:proofErr w:type="spellEnd"/>
            <w:r>
              <w:rPr>
                <w:rFonts w:ascii="宋体" w:hAnsi="宋体"/>
                <w:iCs/>
                <w:sz w:val="20"/>
              </w:rPr>
              <w:t xml:space="preserve"> 5.7</w:t>
            </w:r>
          </w:p>
        </w:tc>
      </w:tr>
      <w:tr w:rsidR="00BA10CA" w:rsidRPr="003A677E" w14:paraId="792B1815" w14:textId="77777777" w:rsidTr="00082446">
        <w:tc>
          <w:tcPr>
            <w:tcW w:w="1682" w:type="pct"/>
            <w:tcBorders>
              <w:top w:val="single" w:sz="4" w:space="0" w:color="000000"/>
              <w:left w:val="single" w:sz="4" w:space="0" w:color="000000"/>
              <w:bottom w:val="single" w:sz="4" w:space="0" w:color="000000"/>
              <w:right w:val="single" w:sz="4" w:space="0" w:color="000000"/>
            </w:tcBorders>
            <w:vAlign w:val="center"/>
          </w:tcPr>
          <w:p w14:paraId="20723C03"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操作系统</w:t>
            </w:r>
          </w:p>
        </w:tc>
        <w:tc>
          <w:tcPr>
            <w:tcW w:w="3318" w:type="pct"/>
            <w:tcBorders>
              <w:top w:val="single" w:sz="4" w:space="0" w:color="000000"/>
              <w:left w:val="single" w:sz="4" w:space="0" w:color="000000"/>
              <w:bottom w:val="single" w:sz="4" w:space="0" w:color="000000"/>
              <w:right w:val="single" w:sz="4" w:space="0" w:color="000000"/>
            </w:tcBorders>
          </w:tcPr>
          <w:p w14:paraId="59750419" w14:textId="77777777" w:rsidR="00BA10CA" w:rsidRPr="003A677E" w:rsidRDefault="00BA10CA" w:rsidP="00082446">
            <w:pPr>
              <w:pStyle w:val="a5"/>
              <w:ind w:left="324" w:hangingChars="162" w:hanging="324"/>
              <w:jc w:val="left"/>
              <w:rPr>
                <w:rFonts w:ascii="宋体" w:hAnsi="宋体"/>
                <w:b/>
                <w:iCs/>
                <w:sz w:val="20"/>
              </w:rPr>
            </w:pPr>
            <w:r w:rsidRPr="003A677E">
              <w:rPr>
                <w:rFonts w:ascii="宋体" w:hAnsi="宋体"/>
                <w:iCs/>
                <w:sz w:val="20"/>
              </w:rPr>
              <w:t>Windows、Linux、Unix</w:t>
            </w:r>
          </w:p>
        </w:tc>
      </w:tr>
    </w:tbl>
    <w:p w14:paraId="0DC5F923" w14:textId="77777777" w:rsidR="00BA10CA" w:rsidRPr="00BA10CA" w:rsidRDefault="00BA10CA"/>
    <w:p w14:paraId="6AF8EACE" w14:textId="38D86A02" w:rsidR="00D52061" w:rsidRDefault="00272E35">
      <w:r>
        <w:t>4</w:t>
      </w:r>
      <w:r w:rsidR="00D52061">
        <w:rPr>
          <w:rFonts w:hint="eastAsia"/>
        </w:rPr>
        <w:t>、研究计划</w:t>
      </w:r>
    </w:p>
    <w:p w14:paraId="70577CD3" w14:textId="2E3A5E73" w:rsidR="00D52061" w:rsidRDefault="00BA10CA">
      <w:r>
        <w:rPr>
          <w:rFonts w:hint="eastAsia"/>
        </w:rPr>
        <w:t>（这一部分因为我没有项目开发经验，得和老师协商确定一下）</w:t>
      </w:r>
    </w:p>
    <w:p w14:paraId="5DAECB0C" w14:textId="15B08439" w:rsidR="00BA10CA" w:rsidRDefault="00BA10CA"/>
    <w:p w14:paraId="7332152C" w14:textId="77777777" w:rsidR="000A4D0A" w:rsidRDefault="000A4D0A" w:rsidP="000A4D0A">
      <w:pPr>
        <w:autoSpaceDE w:val="0"/>
        <w:autoSpaceDN w:val="0"/>
        <w:adjustRightInd w:val="0"/>
      </w:pPr>
      <w:r>
        <w:fldChar w:fldCharType="begin"/>
      </w:r>
      <w:r>
        <w:instrText xml:space="preserve"> ADDIN NE.Bib</w:instrText>
      </w:r>
      <w:r>
        <w:fldChar w:fldCharType="separate"/>
      </w:r>
    </w:p>
    <w:p w14:paraId="63632986" w14:textId="77777777" w:rsidR="000A4D0A" w:rsidRDefault="000A4D0A" w:rsidP="000A4D0A">
      <w:pPr>
        <w:autoSpaceDE w:val="0"/>
        <w:autoSpaceDN w:val="0"/>
        <w:adjustRightInd w:val="0"/>
        <w:jc w:val="center"/>
      </w:pPr>
      <w:r>
        <w:rPr>
          <w:rFonts w:hint="eastAsia"/>
          <w:b/>
          <w:bCs/>
          <w:color w:val="000000"/>
          <w:sz w:val="40"/>
          <w:szCs w:val="40"/>
        </w:rPr>
        <w:t>参考文献</w:t>
      </w:r>
    </w:p>
    <w:p w14:paraId="6E3CF34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[1]</w:t>
      </w:r>
      <w:r>
        <w:rPr>
          <w:rFonts w:ascii="Times New Roman" w:hAnsi="Times New Roman" w:cs="Times New Roman"/>
          <w:color w:val="000000"/>
          <w:sz w:val="20"/>
          <w:szCs w:val="20"/>
        </w:rPr>
        <w:tab/>
      </w:r>
      <w:bookmarkStart w:id="14" w:name="_nebE8F25C65_73B7_40B2_965B_470664C2CDD3"/>
      <w:r>
        <w:rPr>
          <w:rFonts w:hint="eastAsia"/>
          <w:color w:val="000000"/>
          <w:sz w:val="20"/>
          <w:szCs w:val="20"/>
        </w:rPr>
        <w:t>沈固朝</w:t>
      </w:r>
      <w:r>
        <w:rPr>
          <w:rFonts w:ascii="Times New Roman" w:hAnsi="Times New Roman" w:cs="Times New Roman"/>
          <w:color w:val="000000"/>
          <w:sz w:val="20"/>
          <w:szCs w:val="20"/>
        </w:rPr>
        <w:t xml:space="preserve">. </w:t>
      </w:r>
      <w:r>
        <w:rPr>
          <w:rFonts w:hint="eastAsia"/>
          <w:color w:val="000000"/>
          <w:sz w:val="20"/>
          <w:szCs w:val="20"/>
        </w:rPr>
        <w:t>《信息检索》</w:t>
      </w:r>
      <w:r>
        <w:rPr>
          <w:rFonts w:ascii="Times New Roman" w:hAnsi="Times New Roman" w:cs="Times New Roman"/>
          <w:color w:val="000000"/>
          <w:sz w:val="20"/>
          <w:szCs w:val="20"/>
        </w:rPr>
        <w:t xml:space="preserve">[M]. </w:t>
      </w:r>
      <w:r>
        <w:rPr>
          <w:rFonts w:hint="eastAsia"/>
          <w:color w:val="000000"/>
          <w:sz w:val="20"/>
          <w:szCs w:val="20"/>
        </w:rPr>
        <w:t>高等教育出版社</w:t>
      </w:r>
      <w:r>
        <w:rPr>
          <w:rFonts w:ascii="Times New Roman" w:hAnsi="Times New Roman" w:cs="Times New Roman"/>
          <w:color w:val="000000"/>
          <w:sz w:val="20"/>
          <w:szCs w:val="20"/>
        </w:rPr>
        <w:t>, 2016.</w:t>
      </w:r>
      <w:bookmarkEnd w:id="14"/>
    </w:p>
    <w:p w14:paraId="334E3028"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[2]</w:t>
      </w:r>
      <w:r>
        <w:rPr>
          <w:rFonts w:ascii="Times New Roman" w:hAnsi="Times New Roman" w:cs="Times New Roman"/>
          <w:color w:val="000000"/>
          <w:sz w:val="20"/>
          <w:szCs w:val="20"/>
        </w:rPr>
        <w:tab/>
        <w:t>BiblioFile[J]. Social Justice, 1994,21(3 (57)).</w:t>
      </w:r>
    </w:p>
    <w:p w14:paraId="599A331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[3]</w:t>
      </w:r>
      <w:r>
        <w:rPr>
          <w:rFonts w:ascii="Times New Roman" w:hAnsi="Times New Roman" w:cs="Times New Roman"/>
          <w:color w:val="000000"/>
          <w:sz w:val="20"/>
          <w:szCs w:val="20"/>
        </w:rPr>
        <w:tab/>
      </w:r>
      <w:bookmarkStart w:id="15" w:name="_nebB2C7B693_DD60_4EC3_8DF8_4BC8D1CB68AF"/>
      <w:r>
        <w:rPr>
          <w:rFonts w:hint="eastAsia"/>
          <w:color w:val="000000"/>
          <w:sz w:val="20"/>
          <w:szCs w:val="20"/>
        </w:rPr>
        <w:t>习删</w:t>
      </w:r>
      <w:r>
        <w:rPr>
          <w:rFonts w:ascii="Times New Roman" w:hAnsi="Times New Roman" w:cs="Times New Roman"/>
          <w:color w:val="000000"/>
          <w:sz w:val="20"/>
          <w:szCs w:val="20"/>
        </w:rPr>
        <w:t xml:space="preserve">. </w:t>
      </w:r>
      <w:r>
        <w:rPr>
          <w:rFonts w:hint="eastAsia"/>
          <w:color w:val="000000"/>
          <w:sz w:val="20"/>
          <w:szCs w:val="20"/>
        </w:rPr>
        <w:t>中央档案馆研制的《计算机档案资料管理智能软件系统及革命历史资料目录数据库》成果获国家级二等奖</w:t>
      </w:r>
      <w:r>
        <w:rPr>
          <w:rFonts w:ascii="Times New Roman" w:hAnsi="Times New Roman" w:cs="Times New Roman"/>
          <w:color w:val="000000"/>
          <w:sz w:val="20"/>
          <w:szCs w:val="20"/>
        </w:rPr>
        <w:t xml:space="preserve">[J]. </w:t>
      </w:r>
      <w:r>
        <w:rPr>
          <w:rFonts w:hint="eastAsia"/>
          <w:color w:val="000000"/>
          <w:sz w:val="20"/>
          <w:szCs w:val="20"/>
        </w:rPr>
        <w:t>档案学研究</w:t>
      </w:r>
      <w:r>
        <w:rPr>
          <w:rFonts w:ascii="Times New Roman" w:hAnsi="Times New Roman" w:cs="Times New Roman"/>
          <w:color w:val="000000"/>
          <w:sz w:val="20"/>
          <w:szCs w:val="20"/>
        </w:rPr>
        <w:t>, 1993(01):31.</w:t>
      </w:r>
      <w:bookmarkEnd w:id="15"/>
    </w:p>
    <w:p w14:paraId="0BA6DAEA"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[4]</w:t>
      </w:r>
      <w:r>
        <w:rPr>
          <w:rFonts w:ascii="Times New Roman" w:hAnsi="Times New Roman" w:cs="Times New Roman"/>
          <w:color w:val="000000"/>
          <w:sz w:val="20"/>
          <w:szCs w:val="20"/>
        </w:rPr>
        <w:tab/>
        <w:t>Berendt B, Dingel K, Hauser C. Intelligent bibliography creation and markup for authors: A step towards interoperable digital libraries: 10th European Conference on Research and Advanced Technology for Digital Libraries, Alicante, SPAIN, 2006[C].</w:t>
      </w:r>
    </w:p>
    <w:p w14:paraId="1B290985"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[5]</w:t>
      </w:r>
      <w:r>
        <w:rPr>
          <w:rFonts w:ascii="Times New Roman" w:hAnsi="Times New Roman" w:cs="Times New Roman"/>
          <w:color w:val="000000"/>
          <w:sz w:val="20"/>
          <w:szCs w:val="20"/>
        </w:rPr>
        <w:tab/>
      </w:r>
      <w:bookmarkStart w:id="16" w:name="_neb4697093C_FA9A_4FB4_B2A7_AE324B50615E"/>
      <w:r>
        <w:rPr>
          <w:rFonts w:hint="eastAsia"/>
          <w:color w:val="000000"/>
          <w:sz w:val="20"/>
          <w:szCs w:val="20"/>
        </w:rPr>
        <w:t>丁峰</w:t>
      </w:r>
      <w:r>
        <w:rPr>
          <w:rFonts w:ascii="Times New Roman" w:hAnsi="Times New Roman" w:cs="Times New Roman"/>
          <w:color w:val="000000"/>
          <w:sz w:val="20"/>
          <w:szCs w:val="20"/>
        </w:rPr>
        <w:t xml:space="preserve">. </w:t>
      </w:r>
      <w:r>
        <w:rPr>
          <w:rFonts w:hint="eastAsia"/>
          <w:color w:val="000000"/>
          <w:sz w:val="20"/>
          <w:szCs w:val="20"/>
        </w:rPr>
        <w:t>基于本体映射的电子目录智能服务理论研究</w:t>
      </w:r>
      <w:r>
        <w:rPr>
          <w:rFonts w:ascii="Times New Roman" w:hAnsi="Times New Roman" w:cs="Times New Roman"/>
          <w:color w:val="000000"/>
          <w:sz w:val="20"/>
          <w:szCs w:val="20"/>
        </w:rPr>
        <w:t xml:space="preserve">[D]. </w:t>
      </w:r>
      <w:r>
        <w:rPr>
          <w:rFonts w:hint="eastAsia"/>
          <w:color w:val="000000"/>
          <w:sz w:val="20"/>
          <w:szCs w:val="20"/>
        </w:rPr>
        <w:t>武汉理工大学</w:t>
      </w:r>
      <w:r>
        <w:rPr>
          <w:rFonts w:ascii="Times New Roman" w:hAnsi="Times New Roman" w:cs="Times New Roman"/>
          <w:color w:val="000000"/>
          <w:sz w:val="20"/>
          <w:szCs w:val="20"/>
        </w:rPr>
        <w:t>, 2008.</w:t>
      </w:r>
      <w:bookmarkEnd w:id="16"/>
    </w:p>
    <w:p w14:paraId="105EE3E0"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[6]</w:t>
      </w:r>
      <w:r>
        <w:rPr>
          <w:rFonts w:ascii="Times New Roman" w:hAnsi="Times New Roman" w:cs="Times New Roman"/>
          <w:color w:val="000000"/>
          <w:sz w:val="20"/>
          <w:szCs w:val="20"/>
        </w:rPr>
        <w:tab/>
      </w:r>
      <w:r>
        <w:rPr>
          <w:rFonts w:hint="eastAsia"/>
          <w:color w:val="000000"/>
          <w:sz w:val="20"/>
          <w:szCs w:val="20"/>
        </w:rPr>
        <w:t>陆楠</w:t>
      </w:r>
      <w:r>
        <w:rPr>
          <w:rFonts w:ascii="Times New Roman" w:hAnsi="Times New Roman" w:cs="Times New Roman"/>
          <w:color w:val="000000"/>
          <w:sz w:val="20"/>
          <w:szCs w:val="20"/>
        </w:rPr>
        <w:t xml:space="preserve">, </w:t>
      </w:r>
      <w:r>
        <w:rPr>
          <w:rFonts w:hint="eastAsia"/>
          <w:color w:val="000000"/>
          <w:sz w:val="20"/>
          <w:szCs w:val="20"/>
        </w:rPr>
        <w:t>梁正平</w:t>
      </w:r>
      <w:r>
        <w:rPr>
          <w:rFonts w:ascii="Times New Roman" w:hAnsi="Times New Roman" w:cs="Times New Roman"/>
          <w:color w:val="000000"/>
          <w:sz w:val="20"/>
          <w:szCs w:val="20"/>
        </w:rPr>
        <w:t xml:space="preserve">, </w:t>
      </w:r>
      <w:r>
        <w:rPr>
          <w:rFonts w:hint="eastAsia"/>
          <w:color w:val="000000"/>
          <w:sz w:val="20"/>
          <w:szCs w:val="20"/>
        </w:rPr>
        <w:t>杜文峰</w:t>
      </w:r>
      <w:r>
        <w:rPr>
          <w:rFonts w:ascii="Times New Roman" w:hAnsi="Times New Roman" w:cs="Times New Roman"/>
          <w:color w:val="000000"/>
          <w:sz w:val="20"/>
          <w:szCs w:val="20"/>
        </w:rPr>
        <w:t xml:space="preserve">. </w:t>
      </w:r>
      <w:r>
        <w:rPr>
          <w:rFonts w:hint="eastAsia"/>
          <w:color w:val="000000"/>
          <w:sz w:val="20"/>
          <w:szCs w:val="20"/>
        </w:rPr>
        <w:t>一种面向商业智能兴趣度的顾客目录分割算法</w:t>
      </w:r>
      <w:r>
        <w:rPr>
          <w:rFonts w:ascii="Times New Roman" w:hAnsi="Times New Roman" w:cs="Times New Roman"/>
          <w:color w:val="000000"/>
          <w:sz w:val="20"/>
          <w:szCs w:val="20"/>
        </w:rPr>
        <w:t xml:space="preserve">[J]. </w:t>
      </w:r>
      <w:r>
        <w:rPr>
          <w:rFonts w:hint="eastAsia"/>
          <w:color w:val="000000"/>
          <w:sz w:val="20"/>
          <w:szCs w:val="20"/>
        </w:rPr>
        <w:t>信息与电脑</w:t>
      </w:r>
      <w:r>
        <w:rPr>
          <w:rFonts w:ascii="Times New Roman" w:hAnsi="Times New Roman" w:cs="Times New Roman"/>
          <w:color w:val="000000"/>
          <w:sz w:val="20"/>
          <w:szCs w:val="20"/>
        </w:rPr>
        <w:t>(</w:t>
      </w:r>
      <w:r>
        <w:rPr>
          <w:rFonts w:hint="eastAsia"/>
          <w:color w:val="000000"/>
          <w:sz w:val="20"/>
          <w:szCs w:val="20"/>
        </w:rPr>
        <w:t>理论版</w:t>
      </w:r>
      <w:r>
        <w:rPr>
          <w:rFonts w:ascii="Times New Roman" w:hAnsi="Times New Roman" w:cs="Times New Roman"/>
          <w:color w:val="000000"/>
          <w:sz w:val="20"/>
          <w:szCs w:val="20"/>
        </w:rPr>
        <w:t>), 2011(03):100-101.</w:t>
      </w:r>
    </w:p>
    <w:p w14:paraId="2358B07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[7]</w:t>
      </w:r>
      <w:r>
        <w:rPr>
          <w:rFonts w:ascii="Times New Roman" w:hAnsi="Times New Roman" w:cs="Times New Roman"/>
          <w:color w:val="000000"/>
          <w:sz w:val="20"/>
          <w:szCs w:val="20"/>
        </w:rPr>
        <w:tab/>
      </w:r>
      <w:bookmarkStart w:id="17" w:name="_neb4920CDA4_454B_4393_982B_A84BFB492101"/>
      <w:r>
        <w:rPr>
          <w:rFonts w:hint="eastAsia"/>
          <w:color w:val="000000"/>
          <w:sz w:val="20"/>
          <w:szCs w:val="20"/>
        </w:rPr>
        <w:t>席磊</w:t>
      </w:r>
      <w:r>
        <w:rPr>
          <w:rFonts w:ascii="Times New Roman" w:hAnsi="Times New Roman" w:cs="Times New Roman"/>
          <w:color w:val="000000"/>
          <w:sz w:val="20"/>
          <w:szCs w:val="20"/>
        </w:rPr>
        <w:t xml:space="preserve">, </w:t>
      </w:r>
      <w:r>
        <w:rPr>
          <w:rFonts w:hint="eastAsia"/>
          <w:color w:val="000000"/>
          <w:sz w:val="20"/>
          <w:szCs w:val="20"/>
        </w:rPr>
        <w:t>郑光</w:t>
      </w:r>
      <w:r>
        <w:rPr>
          <w:rFonts w:ascii="Times New Roman" w:hAnsi="Times New Roman" w:cs="Times New Roman"/>
          <w:color w:val="000000"/>
          <w:sz w:val="20"/>
          <w:szCs w:val="20"/>
        </w:rPr>
        <w:t xml:space="preserve">, </w:t>
      </w:r>
      <w:r>
        <w:rPr>
          <w:rFonts w:hint="eastAsia"/>
          <w:color w:val="000000"/>
          <w:sz w:val="20"/>
          <w:szCs w:val="20"/>
        </w:rPr>
        <w:t>汪强</w:t>
      </w:r>
      <w:r>
        <w:rPr>
          <w:rFonts w:ascii="Times New Roman" w:hAnsi="Times New Roman" w:cs="Times New Roman"/>
          <w:color w:val="000000"/>
          <w:sz w:val="20"/>
          <w:szCs w:val="20"/>
        </w:rPr>
        <w:t xml:space="preserve">, </w:t>
      </w:r>
      <w:r>
        <w:rPr>
          <w:rFonts w:hint="eastAsia"/>
          <w:color w:val="000000"/>
          <w:sz w:val="20"/>
          <w:szCs w:val="20"/>
        </w:rPr>
        <w:t>等</w:t>
      </w:r>
      <w:r>
        <w:rPr>
          <w:rFonts w:ascii="Times New Roman" w:hAnsi="Times New Roman" w:cs="Times New Roman"/>
          <w:color w:val="000000"/>
          <w:sz w:val="20"/>
          <w:szCs w:val="20"/>
        </w:rPr>
        <w:t xml:space="preserve">. </w:t>
      </w:r>
      <w:r>
        <w:rPr>
          <w:rFonts w:hint="eastAsia"/>
          <w:color w:val="000000"/>
          <w:sz w:val="20"/>
          <w:szCs w:val="20"/>
        </w:rPr>
        <w:t>基于个性化特征的无公害农产品目录智能服务系统</w:t>
      </w:r>
      <w:r>
        <w:rPr>
          <w:rFonts w:ascii="Times New Roman" w:hAnsi="Times New Roman" w:cs="Times New Roman"/>
          <w:color w:val="000000"/>
          <w:sz w:val="20"/>
          <w:szCs w:val="20"/>
        </w:rPr>
        <w:t xml:space="preserve">[J]. </w:t>
      </w:r>
      <w:r>
        <w:rPr>
          <w:rFonts w:hint="eastAsia"/>
          <w:color w:val="000000"/>
          <w:sz w:val="20"/>
          <w:szCs w:val="20"/>
        </w:rPr>
        <w:t>农业工程学报</w:t>
      </w:r>
      <w:r>
        <w:rPr>
          <w:rFonts w:ascii="Times New Roman" w:hAnsi="Times New Roman" w:cs="Times New Roman"/>
          <w:color w:val="000000"/>
          <w:sz w:val="20"/>
          <w:szCs w:val="20"/>
        </w:rPr>
        <w:t>, 2013,29(20):142-150.</w:t>
      </w:r>
      <w:bookmarkEnd w:id="17"/>
    </w:p>
    <w:p w14:paraId="1C767F8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[8]</w:t>
      </w:r>
      <w:r>
        <w:rPr>
          <w:rFonts w:ascii="Times New Roman" w:hAnsi="Times New Roman" w:cs="Times New Roman"/>
          <w:color w:val="000000"/>
          <w:sz w:val="20"/>
          <w:szCs w:val="20"/>
        </w:rPr>
        <w:tab/>
      </w:r>
      <w:r>
        <w:rPr>
          <w:rFonts w:hint="eastAsia"/>
          <w:color w:val="000000"/>
          <w:sz w:val="20"/>
          <w:szCs w:val="20"/>
        </w:rPr>
        <w:t>石进</w:t>
      </w:r>
      <w:r>
        <w:rPr>
          <w:rFonts w:ascii="Times New Roman" w:hAnsi="Times New Roman" w:cs="Times New Roman"/>
          <w:color w:val="000000"/>
          <w:sz w:val="20"/>
          <w:szCs w:val="20"/>
        </w:rPr>
        <w:t xml:space="preserve">, </w:t>
      </w:r>
      <w:r>
        <w:rPr>
          <w:rFonts w:hint="eastAsia"/>
          <w:color w:val="000000"/>
          <w:sz w:val="20"/>
          <w:szCs w:val="20"/>
        </w:rPr>
        <w:t>胡雅萍</w:t>
      </w:r>
      <w:r>
        <w:rPr>
          <w:rFonts w:ascii="Times New Roman" w:hAnsi="Times New Roman" w:cs="Times New Roman"/>
          <w:color w:val="000000"/>
          <w:sz w:val="20"/>
          <w:szCs w:val="20"/>
        </w:rPr>
        <w:t xml:space="preserve">, </w:t>
      </w:r>
      <w:r>
        <w:rPr>
          <w:rFonts w:hint="eastAsia"/>
          <w:color w:val="000000"/>
          <w:sz w:val="20"/>
          <w:szCs w:val="20"/>
        </w:rPr>
        <w:t>李益婷</w:t>
      </w:r>
      <w:r>
        <w:rPr>
          <w:rFonts w:ascii="Times New Roman" w:hAnsi="Times New Roman" w:cs="Times New Roman"/>
          <w:color w:val="000000"/>
          <w:sz w:val="20"/>
          <w:szCs w:val="20"/>
        </w:rPr>
        <w:t xml:space="preserve">. </w:t>
      </w:r>
      <w:r>
        <w:rPr>
          <w:rFonts w:hint="eastAsia"/>
          <w:color w:val="000000"/>
          <w:sz w:val="20"/>
          <w:szCs w:val="20"/>
        </w:rPr>
        <w:t>大数据时代目录学的新使命</w:t>
      </w:r>
      <w:r>
        <w:rPr>
          <w:rFonts w:ascii="Times New Roman" w:hAnsi="Times New Roman" w:cs="Times New Roman"/>
          <w:color w:val="000000"/>
          <w:sz w:val="20"/>
          <w:szCs w:val="20"/>
        </w:rPr>
        <w:t xml:space="preserve">[J]. </w:t>
      </w:r>
      <w:r>
        <w:rPr>
          <w:rFonts w:hint="eastAsia"/>
          <w:color w:val="000000"/>
          <w:sz w:val="20"/>
          <w:szCs w:val="20"/>
        </w:rPr>
        <w:t>图书馆学研究</w:t>
      </w:r>
      <w:r>
        <w:rPr>
          <w:rFonts w:ascii="Times New Roman" w:hAnsi="Times New Roman" w:cs="Times New Roman"/>
          <w:color w:val="000000"/>
          <w:sz w:val="20"/>
          <w:szCs w:val="20"/>
        </w:rPr>
        <w:t>, 2019(06):49-55.</w:t>
      </w:r>
    </w:p>
    <w:p w14:paraId="09071DA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 xml:space="preserve"> [9]</w:t>
      </w:r>
      <w:r>
        <w:rPr>
          <w:rFonts w:ascii="Times New Roman" w:hAnsi="Times New Roman" w:cs="Times New Roman"/>
          <w:color w:val="000000"/>
          <w:sz w:val="20"/>
          <w:szCs w:val="20"/>
        </w:rPr>
        <w:tab/>
      </w:r>
      <w:bookmarkStart w:id="18" w:name="_neb0C14A36C_85CC_4E4F_9989_483BBD742701"/>
      <w:r>
        <w:rPr>
          <w:rFonts w:ascii="Times New Roman" w:hAnsi="Times New Roman" w:cs="Times New Roman"/>
          <w:color w:val="000000"/>
          <w:sz w:val="20"/>
          <w:szCs w:val="20"/>
        </w:rPr>
        <w:t>AMiner_</w:t>
      </w:r>
      <w:r>
        <w:rPr>
          <w:rFonts w:hint="eastAsia"/>
          <w:color w:val="000000"/>
          <w:sz w:val="20"/>
          <w:szCs w:val="20"/>
        </w:rPr>
        <w:t>百度百科</w:t>
      </w:r>
      <w:r>
        <w:rPr>
          <w:rFonts w:ascii="Times New Roman" w:hAnsi="Times New Roman" w:cs="Times New Roman"/>
          <w:color w:val="000000"/>
          <w:sz w:val="20"/>
          <w:szCs w:val="20"/>
        </w:rPr>
        <w:t>[EB/OL]. https://baike.baidu.com/item/AMiner/23803242?fr=aladdin.</w:t>
      </w:r>
      <w:bookmarkEnd w:id="18"/>
    </w:p>
    <w:p w14:paraId="7109980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[10]</w:t>
      </w:r>
      <w:r>
        <w:rPr>
          <w:rFonts w:ascii="Times New Roman" w:hAnsi="Times New Roman" w:cs="Times New Roman"/>
          <w:color w:val="000000"/>
          <w:sz w:val="20"/>
          <w:szCs w:val="20"/>
        </w:rPr>
        <w:tab/>
      </w:r>
      <w:r>
        <w:rPr>
          <w:rFonts w:hint="eastAsia"/>
          <w:color w:val="000000"/>
          <w:sz w:val="20"/>
          <w:szCs w:val="20"/>
        </w:rPr>
        <w:t>新一代智能型科技情报挖掘与服务平台</w:t>
      </w:r>
      <w:r>
        <w:rPr>
          <w:rFonts w:ascii="Times New Roman" w:hAnsi="Times New Roman" w:cs="Times New Roman"/>
          <w:color w:val="000000"/>
          <w:sz w:val="20"/>
          <w:szCs w:val="20"/>
        </w:rPr>
        <w:t>AMiner[EB/OL]. https://baike.baidu.com/reference/23803242/68eaROxeQawyBBRMDkgHhsrKRTREnE6oQ-gPODlX2vWGcemfEL2aTH6lsbDwgjug_WMxz6vFgtnKlpA66GdZ47PHPij-cGC0llY5I0JTRQ</w:t>
      </w:r>
      <w:r>
        <w:rPr>
          <w:rFonts w:hint="eastAsia"/>
          <w:color w:val="000000"/>
          <w:sz w:val="20"/>
          <w:szCs w:val="20"/>
        </w:rPr>
        <w:t>《新一代智能型科技情报挖掘与服务平台</w:t>
      </w:r>
      <w:r>
        <w:rPr>
          <w:rFonts w:ascii="Times New Roman" w:hAnsi="Times New Roman" w:cs="Times New Roman"/>
          <w:color w:val="000000"/>
          <w:sz w:val="20"/>
          <w:szCs w:val="20"/>
        </w:rPr>
        <w:t>AMiner</w:t>
      </w:r>
      <w:r>
        <w:rPr>
          <w:rFonts w:hint="eastAsia"/>
          <w:color w:val="000000"/>
          <w:sz w:val="20"/>
          <w:szCs w:val="20"/>
        </w:rPr>
        <w:t>》</w:t>
      </w:r>
      <w:r>
        <w:rPr>
          <w:rFonts w:ascii="Times New Roman" w:hAnsi="Times New Roman" w:cs="Times New Roman"/>
          <w:color w:val="000000"/>
          <w:sz w:val="20"/>
          <w:szCs w:val="20"/>
        </w:rPr>
        <w:t>.</w:t>
      </w:r>
    </w:p>
    <w:p w14:paraId="181A8197"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[11]</w:t>
      </w:r>
      <w:r>
        <w:rPr>
          <w:rFonts w:ascii="Times New Roman" w:hAnsi="Times New Roman" w:cs="Times New Roman"/>
          <w:color w:val="000000"/>
          <w:sz w:val="20"/>
          <w:szCs w:val="20"/>
        </w:rPr>
        <w:tab/>
      </w:r>
      <w:bookmarkStart w:id="19" w:name="_neb566482FD_F42C_41BF_80EE_1400FA26506F"/>
      <w:r>
        <w:rPr>
          <w:rFonts w:hint="eastAsia"/>
          <w:color w:val="000000"/>
          <w:sz w:val="20"/>
          <w:szCs w:val="20"/>
        </w:rPr>
        <w:t>袁莎</w:t>
      </w:r>
      <w:r>
        <w:rPr>
          <w:rFonts w:ascii="Times New Roman" w:hAnsi="Times New Roman" w:cs="Times New Roman"/>
          <w:color w:val="000000"/>
          <w:sz w:val="20"/>
          <w:szCs w:val="20"/>
        </w:rPr>
        <w:t xml:space="preserve">, </w:t>
      </w:r>
      <w:r>
        <w:rPr>
          <w:rFonts w:hint="eastAsia"/>
          <w:color w:val="000000"/>
          <w:sz w:val="20"/>
          <w:szCs w:val="20"/>
        </w:rPr>
        <w:t>唐杰</w:t>
      </w:r>
      <w:r>
        <w:rPr>
          <w:rFonts w:ascii="Times New Roman" w:hAnsi="Times New Roman" w:cs="Times New Roman"/>
          <w:color w:val="000000"/>
          <w:sz w:val="20"/>
          <w:szCs w:val="20"/>
        </w:rPr>
        <w:t xml:space="preserve">, </w:t>
      </w:r>
      <w:r>
        <w:rPr>
          <w:rFonts w:hint="eastAsia"/>
          <w:color w:val="000000"/>
          <w:sz w:val="20"/>
          <w:szCs w:val="20"/>
        </w:rPr>
        <w:t>顾晓韬</w:t>
      </w:r>
      <w:r>
        <w:rPr>
          <w:rFonts w:ascii="Times New Roman" w:hAnsi="Times New Roman" w:cs="Times New Roman"/>
          <w:color w:val="000000"/>
          <w:sz w:val="20"/>
          <w:szCs w:val="20"/>
        </w:rPr>
        <w:t xml:space="preserve">. </w:t>
      </w:r>
      <w:r>
        <w:rPr>
          <w:rFonts w:hint="eastAsia"/>
          <w:color w:val="000000"/>
          <w:sz w:val="20"/>
          <w:szCs w:val="20"/>
        </w:rPr>
        <w:t>开放互联网中的学者画像技术综述</w:t>
      </w:r>
      <w:r>
        <w:rPr>
          <w:rFonts w:ascii="Times New Roman" w:hAnsi="Times New Roman" w:cs="Times New Roman"/>
          <w:color w:val="000000"/>
          <w:sz w:val="20"/>
          <w:szCs w:val="20"/>
        </w:rPr>
        <w:t xml:space="preserve">[J]. </w:t>
      </w:r>
      <w:r>
        <w:rPr>
          <w:rFonts w:hint="eastAsia"/>
          <w:color w:val="000000"/>
          <w:sz w:val="20"/>
          <w:szCs w:val="20"/>
        </w:rPr>
        <w:t>计算机研究与发展</w:t>
      </w:r>
      <w:r>
        <w:rPr>
          <w:rFonts w:ascii="Times New Roman" w:hAnsi="Times New Roman" w:cs="Times New Roman"/>
          <w:color w:val="000000"/>
          <w:sz w:val="20"/>
          <w:szCs w:val="20"/>
        </w:rPr>
        <w:t>, 2018,09(55):1903-1919.</w:t>
      </w:r>
      <w:bookmarkEnd w:id="19"/>
    </w:p>
    <w:p w14:paraId="4BEA3C1F"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[12]</w:t>
      </w:r>
      <w:r>
        <w:rPr>
          <w:rFonts w:ascii="Times New Roman" w:hAnsi="Times New Roman" w:cs="Times New Roman"/>
          <w:color w:val="000000"/>
          <w:sz w:val="20"/>
          <w:szCs w:val="20"/>
        </w:rPr>
        <w:tab/>
      </w:r>
      <w:r>
        <w:rPr>
          <w:rFonts w:hint="eastAsia"/>
          <w:color w:val="000000"/>
          <w:sz w:val="20"/>
          <w:szCs w:val="20"/>
        </w:rPr>
        <w:t>付伟棠</w:t>
      </w:r>
      <w:r>
        <w:rPr>
          <w:rFonts w:ascii="Times New Roman" w:hAnsi="Times New Roman" w:cs="Times New Roman"/>
          <w:color w:val="000000"/>
          <w:sz w:val="20"/>
          <w:szCs w:val="20"/>
        </w:rPr>
        <w:t xml:space="preserve">. </w:t>
      </w:r>
      <w:r>
        <w:rPr>
          <w:rFonts w:hint="eastAsia"/>
          <w:color w:val="000000"/>
          <w:sz w:val="20"/>
          <w:szCs w:val="20"/>
        </w:rPr>
        <w:t>我国学术期刊同行评议研究综述</w:t>
      </w:r>
      <w:r>
        <w:rPr>
          <w:rFonts w:ascii="Times New Roman" w:hAnsi="Times New Roman" w:cs="Times New Roman"/>
          <w:color w:val="000000"/>
          <w:sz w:val="20"/>
          <w:szCs w:val="20"/>
        </w:rPr>
        <w:t xml:space="preserve">[J]. </w:t>
      </w:r>
      <w:r>
        <w:rPr>
          <w:rFonts w:hint="eastAsia"/>
          <w:color w:val="000000"/>
          <w:sz w:val="20"/>
          <w:szCs w:val="20"/>
        </w:rPr>
        <w:t>中国科技期刊研究</w:t>
      </w:r>
      <w:r>
        <w:rPr>
          <w:rFonts w:ascii="Times New Roman" w:hAnsi="Times New Roman" w:cs="Times New Roman"/>
          <w:color w:val="000000"/>
          <w:sz w:val="20"/>
          <w:szCs w:val="20"/>
        </w:rPr>
        <w:t>, 2019,30(08):819-826.</w:t>
      </w:r>
    </w:p>
    <w:p w14:paraId="741148ED"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[13]</w:t>
      </w:r>
      <w:r>
        <w:rPr>
          <w:rFonts w:ascii="Times New Roman" w:hAnsi="Times New Roman" w:cs="Times New Roman"/>
          <w:color w:val="000000"/>
          <w:sz w:val="20"/>
          <w:szCs w:val="20"/>
        </w:rPr>
        <w:tab/>
      </w:r>
      <w:bookmarkStart w:id="20" w:name="_nebAEAE0636_F0FB_4F11_809F_F4F2A0295935"/>
      <w:r>
        <w:rPr>
          <w:rFonts w:hint="eastAsia"/>
          <w:color w:val="000000"/>
          <w:sz w:val="20"/>
          <w:szCs w:val="20"/>
        </w:rPr>
        <w:t>王菲菲</w:t>
      </w:r>
      <w:r>
        <w:rPr>
          <w:rFonts w:ascii="Times New Roman" w:hAnsi="Times New Roman" w:cs="Times New Roman"/>
          <w:color w:val="000000"/>
          <w:sz w:val="20"/>
          <w:szCs w:val="20"/>
        </w:rPr>
        <w:t xml:space="preserve">, </w:t>
      </w:r>
      <w:r>
        <w:rPr>
          <w:rFonts w:hint="eastAsia"/>
          <w:color w:val="000000"/>
          <w:sz w:val="20"/>
          <w:szCs w:val="20"/>
        </w:rPr>
        <w:t>弋新月</w:t>
      </w:r>
      <w:r>
        <w:rPr>
          <w:rFonts w:ascii="Times New Roman" w:hAnsi="Times New Roman" w:cs="Times New Roman"/>
          <w:color w:val="000000"/>
          <w:sz w:val="20"/>
          <w:szCs w:val="20"/>
        </w:rPr>
        <w:t xml:space="preserve">, </w:t>
      </w:r>
      <w:r>
        <w:rPr>
          <w:rFonts w:hint="eastAsia"/>
          <w:color w:val="000000"/>
          <w:sz w:val="20"/>
          <w:szCs w:val="20"/>
        </w:rPr>
        <w:t>贾晨冉</w:t>
      </w:r>
      <w:r>
        <w:rPr>
          <w:rFonts w:ascii="Times New Roman" w:hAnsi="Times New Roman" w:cs="Times New Roman"/>
          <w:color w:val="000000"/>
          <w:sz w:val="20"/>
          <w:szCs w:val="20"/>
        </w:rPr>
        <w:t xml:space="preserve">, </w:t>
      </w:r>
      <w:r>
        <w:rPr>
          <w:rFonts w:hint="eastAsia"/>
          <w:color w:val="000000"/>
          <w:sz w:val="20"/>
          <w:szCs w:val="20"/>
        </w:rPr>
        <w:t>等</w:t>
      </w:r>
      <w:r>
        <w:rPr>
          <w:rFonts w:ascii="Times New Roman" w:hAnsi="Times New Roman" w:cs="Times New Roman"/>
          <w:color w:val="000000"/>
          <w:sz w:val="20"/>
          <w:szCs w:val="20"/>
        </w:rPr>
        <w:t>. Altmetrics</w:t>
      </w:r>
      <w:r>
        <w:rPr>
          <w:rFonts w:hint="eastAsia"/>
          <w:color w:val="000000"/>
          <w:sz w:val="20"/>
          <w:szCs w:val="20"/>
        </w:rPr>
        <w:t>视角下科技文献学术影响力动态评价体系构建与实证研究</w:t>
      </w:r>
      <w:r>
        <w:rPr>
          <w:rFonts w:ascii="Times New Roman" w:hAnsi="Times New Roman" w:cs="Times New Roman"/>
          <w:color w:val="000000"/>
          <w:sz w:val="20"/>
          <w:szCs w:val="20"/>
        </w:rPr>
        <w:t xml:space="preserve">[J]. </w:t>
      </w:r>
      <w:r>
        <w:rPr>
          <w:rFonts w:hint="eastAsia"/>
          <w:color w:val="000000"/>
          <w:sz w:val="20"/>
          <w:szCs w:val="20"/>
        </w:rPr>
        <w:t>情报理论与实践</w:t>
      </w:r>
      <w:r>
        <w:rPr>
          <w:rFonts w:ascii="Times New Roman" w:hAnsi="Times New Roman" w:cs="Times New Roman"/>
          <w:color w:val="000000"/>
          <w:sz w:val="20"/>
          <w:szCs w:val="20"/>
        </w:rPr>
        <w:t>:1-15.</w:t>
      </w:r>
      <w:bookmarkEnd w:id="20"/>
    </w:p>
    <w:p w14:paraId="562799DE"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[14]</w:t>
      </w:r>
      <w:r>
        <w:rPr>
          <w:rFonts w:ascii="Times New Roman" w:hAnsi="Times New Roman" w:cs="Times New Roman"/>
          <w:color w:val="000000"/>
          <w:sz w:val="20"/>
          <w:szCs w:val="20"/>
        </w:rPr>
        <w:tab/>
      </w:r>
      <w:r>
        <w:rPr>
          <w:rFonts w:hint="eastAsia"/>
          <w:color w:val="000000"/>
          <w:sz w:val="20"/>
          <w:szCs w:val="20"/>
        </w:rPr>
        <w:t>胡伟</w:t>
      </w:r>
      <w:r>
        <w:rPr>
          <w:rFonts w:ascii="Times New Roman" w:hAnsi="Times New Roman" w:cs="Times New Roman"/>
          <w:color w:val="000000"/>
          <w:sz w:val="20"/>
          <w:szCs w:val="20"/>
        </w:rPr>
        <w:t xml:space="preserve">, </w:t>
      </w:r>
      <w:r>
        <w:rPr>
          <w:rFonts w:hint="eastAsia"/>
          <w:color w:val="000000"/>
          <w:sz w:val="20"/>
          <w:szCs w:val="20"/>
        </w:rPr>
        <w:t>徐福缘</w:t>
      </w:r>
      <w:r>
        <w:rPr>
          <w:rFonts w:ascii="Times New Roman" w:hAnsi="Times New Roman" w:cs="Times New Roman"/>
          <w:color w:val="000000"/>
          <w:sz w:val="20"/>
          <w:szCs w:val="20"/>
        </w:rPr>
        <w:t xml:space="preserve">, </w:t>
      </w:r>
      <w:r>
        <w:rPr>
          <w:rFonts w:hint="eastAsia"/>
          <w:color w:val="000000"/>
          <w:sz w:val="20"/>
          <w:szCs w:val="20"/>
        </w:rPr>
        <w:t>台德艺</w:t>
      </w:r>
      <w:r>
        <w:rPr>
          <w:rFonts w:ascii="Times New Roman" w:hAnsi="Times New Roman" w:cs="Times New Roman"/>
          <w:color w:val="000000"/>
          <w:sz w:val="20"/>
          <w:szCs w:val="20"/>
        </w:rPr>
        <w:t xml:space="preserve">. </w:t>
      </w:r>
      <w:r>
        <w:rPr>
          <w:rFonts w:hint="eastAsia"/>
          <w:color w:val="000000"/>
          <w:sz w:val="20"/>
          <w:szCs w:val="20"/>
        </w:rPr>
        <w:t>基于供需网的企业合作偏好度及其稳定性</w:t>
      </w:r>
      <w:r>
        <w:rPr>
          <w:rFonts w:ascii="Times New Roman" w:hAnsi="Times New Roman" w:cs="Times New Roman"/>
          <w:color w:val="000000"/>
          <w:sz w:val="20"/>
          <w:szCs w:val="20"/>
        </w:rPr>
        <w:t xml:space="preserve">[J]. </w:t>
      </w:r>
      <w:r>
        <w:rPr>
          <w:rFonts w:hint="eastAsia"/>
          <w:color w:val="000000"/>
          <w:sz w:val="20"/>
          <w:szCs w:val="20"/>
        </w:rPr>
        <w:t>系统工程</w:t>
      </w:r>
      <w:r>
        <w:rPr>
          <w:rFonts w:ascii="Times New Roman" w:hAnsi="Times New Roman" w:cs="Times New Roman"/>
          <w:color w:val="000000"/>
          <w:sz w:val="20"/>
          <w:szCs w:val="20"/>
        </w:rPr>
        <w:t>, 2014,32(10):84-89.</w:t>
      </w:r>
    </w:p>
    <w:p w14:paraId="4846B78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[15]</w:t>
      </w:r>
      <w:r>
        <w:rPr>
          <w:rFonts w:ascii="Times New Roman" w:hAnsi="Times New Roman" w:cs="Times New Roman"/>
          <w:color w:val="000000"/>
          <w:sz w:val="20"/>
          <w:szCs w:val="20"/>
        </w:rPr>
        <w:tab/>
      </w:r>
      <w:r>
        <w:rPr>
          <w:rFonts w:hint="eastAsia"/>
          <w:color w:val="000000"/>
          <w:sz w:val="20"/>
          <w:szCs w:val="20"/>
        </w:rPr>
        <w:t>王瑜超</w:t>
      </w:r>
      <w:r>
        <w:rPr>
          <w:rFonts w:ascii="Times New Roman" w:hAnsi="Times New Roman" w:cs="Times New Roman"/>
          <w:color w:val="000000"/>
          <w:sz w:val="20"/>
          <w:szCs w:val="20"/>
        </w:rPr>
        <w:t xml:space="preserve">, </w:t>
      </w:r>
      <w:r>
        <w:rPr>
          <w:rFonts w:hint="eastAsia"/>
          <w:color w:val="000000"/>
          <w:sz w:val="20"/>
          <w:szCs w:val="20"/>
        </w:rPr>
        <w:t>卫武</w:t>
      </w:r>
      <w:r>
        <w:rPr>
          <w:rFonts w:ascii="Times New Roman" w:hAnsi="Times New Roman" w:cs="Times New Roman"/>
          <w:color w:val="000000"/>
          <w:sz w:val="20"/>
          <w:szCs w:val="20"/>
        </w:rPr>
        <w:t xml:space="preserve">. </w:t>
      </w:r>
      <w:r>
        <w:rPr>
          <w:rFonts w:hint="eastAsia"/>
          <w:color w:val="000000"/>
          <w:sz w:val="20"/>
          <w:szCs w:val="20"/>
        </w:rPr>
        <w:t>信息资源配置学科前沿演进趋势分析</w:t>
      </w:r>
      <w:r>
        <w:rPr>
          <w:rFonts w:ascii="Times New Roman" w:hAnsi="Times New Roman" w:cs="Times New Roman"/>
          <w:color w:val="000000"/>
          <w:sz w:val="20"/>
          <w:szCs w:val="20"/>
        </w:rPr>
        <w:t xml:space="preserve">[J]. </w:t>
      </w:r>
      <w:r>
        <w:rPr>
          <w:rFonts w:hint="eastAsia"/>
          <w:color w:val="000000"/>
          <w:sz w:val="20"/>
          <w:szCs w:val="20"/>
        </w:rPr>
        <w:t>图书馆理论与实践</w:t>
      </w:r>
      <w:r>
        <w:rPr>
          <w:rFonts w:ascii="Times New Roman" w:hAnsi="Times New Roman" w:cs="Times New Roman"/>
          <w:color w:val="000000"/>
          <w:sz w:val="20"/>
          <w:szCs w:val="20"/>
        </w:rPr>
        <w:t>, 2016,05:44-49.</w:t>
      </w:r>
    </w:p>
    <w:p w14:paraId="5BFBCD19" w14:textId="77777777" w:rsidR="000A4D0A" w:rsidRDefault="000A4D0A" w:rsidP="000A4D0A">
      <w:pPr>
        <w:autoSpaceDE w:val="0"/>
        <w:autoSpaceDN w:val="0"/>
        <w:adjustRightInd w:val="0"/>
        <w:ind w:left="420" w:hanging="420"/>
      </w:pPr>
      <w:r>
        <w:rPr>
          <w:rFonts w:ascii="Times New Roman" w:hAnsi="Times New Roman" w:cs="Times New Roman"/>
          <w:color w:val="000000"/>
          <w:sz w:val="20"/>
          <w:szCs w:val="20"/>
        </w:rPr>
        <w:t>[16]</w:t>
      </w:r>
      <w:r>
        <w:rPr>
          <w:rFonts w:ascii="Times New Roman" w:hAnsi="Times New Roman" w:cs="Times New Roman"/>
          <w:color w:val="000000"/>
          <w:sz w:val="20"/>
          <w:szCs w:val="20"/>
        </w:rPr>
        <w:tab/>
      </w:r>
      <w:bookmarkStart w:id="21" w:name="_neb45383E49_4306_4C5B_ACBA_6A244F871214"/>
      <w:r>
        <w:rPr>
          <w:rFonts w:hint="eastAsia"/>
          <w:color w:val="000000"/>
          <w:sz w:val="20"/>
          <w:szCs w:val="20"/>
        </w:rPr>
        <w:t>叶继元</w:t>
      </w:r>
      <w:r>
        <w:rPr>
          <w:rFonts w:ascii="Times New Roman" w:hAnsi="Times New Roman" w:cs="Times New Roman"/>
          <w:color w:val="000000"/>
          <w:sz w:val="20"/>
          <w:szCs w:val="20"/>
        </w:rPr>
        <w:t xml:space="preserve">. </w:t>
      </w:r>
      <w:r>
        <w:rPr>
          <w:rFonts w:hint="eastAsia"/>
          <w:color w:val="000000"/>
          <w:sz w:val="20"/>
          <w:szCs w:val="20"/>
        </w:rPr>
        <w:t>《信息组织》</w:t>
      </w:r>
      <w:r>
        <w:rPr>
          <w:rFonts w:ascii="Times New Roman" w:hAnsi="Times New Roman" w:cs="Times New Roman"/>
          <w:color w:val="000000"/>
          <w:sz w:val="20"/>
          <w:szCs w:val="20"/>
        </w:rPr>
        <w:t xml:space="preserve">[M]. </w:t>
      </w:r>
      <w:r>
        <w:rPr>
          <w:rFonts w:hint="eastAsia"/>
          <w:color w:val="000000"/>
          <w:sz w:val="20"/>
          <w:szCs w:val="20"/>
        </w:rPr>
        <w:t>电子工业出版社</w:t>
      </w:r>
      <w:r>
        <w:rPr>
          <w:rFonts w:ascii="Times New Roman" w:hAnsi="Times New Roman" w:cs="Times New Roman"/>
          <w:color w:val="000000"/>
          <w:sz w:val="20"/>
          <w:szCs w:val="20"/>
        </w:rPr>
        <w:t>, 2015.</w:t>
      </w:r>
      <w:bookmarkEnd w:id="21"/>
    </w:p>
    <w:p w14:paraId="2FCD31A9" w14:textId="0DC572A5" w:rsidR="00BA10CA" w:rsidRDefault="000A4D0A" w:rsidP="000A4D0A">
      <w:r>
        <w:fldChar w:fldCharType="end"/>
      </w:r>
    </w:p>
    <w:sectPr w:rsidR="00BA10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DD9BD7" w14:textId="77777777" w:rsidR="00781B9D" w:rsidRDefault="00781B9D" w:rsidP="00E22F44">
      <w:r>
        <w:separator/>
      </w:r>
    </w:p>
  </w:endnote>
  <w:endnote w:type="continuationSeparator" w:id="0">
    <w:p w14:paraId="6AD36CFA" w14:textId="77777777" w:rsidR="00781B9D" w:rsidRDefault="00781B9D" w:rsidP="00E2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167EDA" w14:textId="77777777" w:rsidR="00781B9D" w:rsidRDefault="00781B9D" w:rsidP="00E22F44">
      <w:r>
        <w:separator/>
      </w:r>
    </w:p>
  </w:footnote>
  <w:footnote w:type="continuationSeparator" w:id="0">
    <w:p w14:paraId="60FCFAE6" w14:textId="77777777" w:rsidR="00781B9D" w:rsidRDefault="00781B9D" w:rsidP="00E22F44">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ITU Lingyun">
    <w15:presenceInfo w15:providerId="Windows Live" w15:userId="b31b61b5773886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Ref{04B3BB64-ABDE-4B77-BFB2-7987366AC59B}" w:val=" ADDIN NE.Ref.{04B3BB64-ABDE-4B77-BFB2-7987366AC59B}&lt;Citation&gt;&lt;Group&gt;&lt;References&gt;&lt;Item&gt;&lt;ID&gt;43&lt;/ID&gt;&lt;UID&gt;{0C14A36C-85CC-4E4F-9989-483BBD742701}&lt;/UID&gt;&lt;Title&gt;AMiner_百度百科&lt;/Title&gt;&lt;Template&gt;Web Page&lt;/Template&gt;&lt;Star&gt;0&lt;/Star&gt;&lt;Tag&gt;0&lt;/Tag&gt;&lt;Author/&gt;&lt;Year&gt;0&lt;/Year&gt;&lt;Details&gt;&lt;_url&gt;https://baike.baidu.com/item/AMiner/23803242?fr=aladdin&lt;/_url&gt;&lt;_accessed&gt;63384319&lt;/_accessed&gt;&lt;_created&gt;63384319&lt;/_created&gt;&lt;_modified&gt;63384319&lt;/_modified&gt;&lt;/Details&gt;&lt;Extra&gt;&lt;DBUID&gt;{36678D01-F5BB-4E90-8013-4951440EC86E}&lt;/DBUID&gt;&lt;/Extra&gt;&lt;/Item&gt;&lt;/References&gt;&lt;/Group&gt;&lt;/Citation&gt;_x000a_"/>
    <w:docVar w:name="NE.Ref{0AB8F498-C70E-4F58-89B1-0A4F65FC8C3A}" w:val=" ADDIN NE.Ref.{0AB8F498-C70E-4F58-89B1-0A4F65FC8C3A}&lt;Citation&gt;&lt;Group&gt;&lt;References&gt;&lt;Item&gt;&lt;ID&gt;3&lt;/ID&gt;&lt;UID&gt;{566482FD-F42C-41BF-80EE-1400FA26506F}&lt;/UID&gt;&lt;Title&gt;开放互联网中的学者画像技术综述&lt;/Title&gt;&lt;Template&gt;Journal Article&lt;/Template&gt;&lt;Star&gt;0&lt;/Star&gt;&lt;Tag&gt;0&lt;/Tag&gt;&lt;Author&gt;袁莎; 唐杰; 顾晓韬&lt;/Author&gt;&lt;Year&gt;2018&lt;/Year&gt;&lt;Details&gt;&lt;_accessed&gt;63254795&lt;/_accessed&gt;&lt;_collection_scope&gt;CSCD;PKU;EI&lt;/_collection_scope&gt;&lt;_created&gt;63254795&lt;/_created&gt;&lt;_issue&gt;55&lt;/_issue&gt;&lt;_journal&gt;计算机研究与发展&lt;/_journal&gt;&lt;_modified&gt;63254795&lt;/_modified&gt;&lt;_pages&gt;1903-1919&lt;/_pages&gt;&lt;_volume&gt;09&lt;/_volume&gt;&lt;_translated_author&gt;Yuan, Sha;Tang, Jie;Gu, Xiaotao&lt;/_translated_author&gt;&lt;/Details&gt;&lt;Extra&gt;&lt;DBUID&gt;{36678D01-F5BB-4E90-8013-4951440EC86E}&lt;/DBUID&gt;&lt;/Extra&gt;&lt;/Item&gt;&lt;/References&gt;&lt;/Group&gt;&lt;/Citation&gt;_x000a_"/>
    <w:docVar w:name="NE.Ref{0DE5C10B-D7CE-44D2-B11A-FEF758334355}" w:val=" ADDIN NE.Ref.{0DE5C10B-D7CE-44D2-B11A-FEF758334355}&lt;Citation&gt;&lt;Group&gt;&lt;References&gt;&lt;Item&gt;&lt;ID&gt;22&lt;/ID&gt;&lt;UID&gt;{4697093C-FA9A-4FB4-B2A7-AE324B50615E}&lt;/UID&gt;&lt;Title&gt;基于本体映射的电子目录智能服务理论研究&lt;/Title&gt;&lt;Template&gt;Thesis&lt;/Template&gt;&lt;Star&gt;0&lt;/Star&gt;&lt;Tag&gt;0&lt;/Tag&gt;&lt;Author&gt;丁峰&lt;/Author&gt;&lt;Year&gt;2008&lt;/Year&gt;&lt;Details&gt;&lt;_created&gt;63254852&lt;/_created&gt;&lt;_db_provider&gt;CNKI&lt;/_db_provider&gt;&lt;_keywords&gt;电子目录;;本体映射;;智能服务;;目录概要&lt;/_keywords&gt;&lt;_modified&gt;63254852&lt;/_modified&gt;&lt;_publisher&gt;武汉理工大学&lt;/_publisher&gt;&lt;_tertiary_author&gt;陈冬林&lt;/_tertiary_author&gt;&lt;_type_work&gt;硕士&lt;/_type_work&gt;&lt;_translated_author&gt;Ding, Feng&lt;/_translated_author&gt;&lt;_translated_tertiary_author&gt;Chen, Donglin&lt;/_translated_tertiary_author&gt;&lt;/Details&gt;&lt;Extra&gt;&lt;DBUID&gt;{36678D01-F5BB-4E90-8013-4951440EC86E}&lt;/DBUID&gt;&lt;/Extra&gt;&lt;/Item&gt;&lt;/References&gt;&lt;/Group&gt;&lt;/Citation&gt;_x000a_"/>
    <w:docVar w:name="NE.Ref{21DC56EE-8CB1-42B8-A23F-1DD5C7CB95F1}" w:val=" ADDIN NE.Ref.{21DC56EE-8CB1-42B8-A23F-1DD5C7CB95F1}&lt;Citation&gt;&lt;Group&gt;&lt;References&gt;&lt;Item&gt;&lt;ID&gt;8&lt;/ID&gt;&lt;UID&gt;{E8F25C65-73B7-40B2-965B-470664C2CDD3}&lt;/UID&gt;&lt;Title&gt;《信息检索》&lt;/Title&gt;&lt;Template&gt;Book&lt;/Template&gt;&lt;Star&gt;0&lt;/Star&gt;&lt;Tag&gt;0&lt;/Tag&gt;&lt;Author&gt;沈固朝&lt;/Author&gt;&lt;Year&gt;2016&lt;/Year&gt;&lt;Details&gt;&lt;_accessed&gt;63254835&lt;/_accessed&gt;&lt;_created&gt;63254805&lt;/_created&gt;&lt;_modified&gt;63254823&lt;/_modified&gt;&lt;_publisher&gt;高等教育出版社&lt;/_publisher&gt;&lt;_translated_author&gt;Shen, Guchao&lt;/_translated_author&gt;&lt;/Details&gt;&lt;Extra&gt;&lt;DBUID&gt;{36678D01-F5BB-4E90-8013-4951440EC86E}&lt;/DBUID&gt;&lt;/Extra&gt;&lt;/Item&gt;&lt;/References&gt;&lt;/Group&gt;&lt;/Citation&gt;_x000a_"/>
    <w:docVar w:name="NE.Ref{30F407C1-0E68-43EC-BE36-6352FAE49216}" w:val=" ADDIN NE.Ref.{30F407C1-0E68-43EC-BE36-6352FAE49216}&lt;Citation&gt;&lt;Group&gt;&lt;References&gt;&lt;Item&gt;&lt;ID&gt;16&lt;/ID&gt;&lt;UID&gt;{9B9C39DF-9B84-48C3-9212-D8E3E7239F2E}&lt;/UID&gt;&lt;Title&gt;大数据时代目录学的新使命&lt;/Title&gt;&lt;Template&gt;Journal Article&lt;/Template&gt;&lt;Star&gt;0&lt;/Star&gt;&lt;Tag&gt;0&lt;/Tag&gt;&lt;Author&gt;石进; 胡雅萍; 李益婷&lt;/Author&gt;&lt;Year&gt;2019&lt;/Year&gt;&lt;Details&gt;&lt;_author_adr&gt;南京大学信息管理学院;南京邮电大学人口研究院;&lt;/_author_adr&gt;&lt;_collection_scope&gt;CSSCI-C&lt;/_collection_scope&gt;&lt;_created&gt;63254852&lt;/_created&gt;&lt;_db_provider&gt;CNKI&lt;/_db_provider&gt;&lt;_isbn&gt;1001-0424&lt;/_isbn&gt;&lt;_issue&gt;06&lt;/_issue&gt;&lt;_journal&gt;图书馆学研究&lt;/_journal&gt;&lt;_keywords&gt;目录学;;大数据;;人工智能;;智能推荐&lt;/_keywords&gt;&lt;_modified&gt;63254852&lt;/_modified&gt;&lt;_pages&gt;49-55&lt;/_pages&gt;&lt;_translated_author&gt;Shi, Jin;Hu, Yaping;Li, Yiting&lt;/_translated_author&gt;&lt;/Details&gt;&lt;Extra&gt;&lt;DBUID&gt;{36678D01-F5BB-4E90-8013-4951440EC86E}&lt;/DBUID&gt;&lt;/Extra&gt;&lt;/Item&gt;&lt;/References&gt;&lt;/Group&gt;&lt;/Citation&gt;_x000a_"/>
    <w:docVar w:name="NE.Ref{3D2C2EAD-3ACA-48AB-8514-885FC87C87D9}" w:val=" ADDIN NE.Ref.{3D2C2EAD-3ACA-48AB-8514-885FC87C87D9}&lt;Citation&gt;&lt;Group&gt;&lt;References&gt;&lt;Item&gt;&lt;ID&gt;5&lt;/ID&gt;&lt;UID&gt;{F82D8C6D-2407-45EA-B6FD-20846B8E462E}&lt;/UID&gt;&lt;Title&gt;信息资源配置学科前沿演进趋势分析&lt;/Title&gt;&lt;Template&gt;Journal Article&lt;/Template&gt;&lt;Star&gt;0&lt;/Star&gt;&lt;Tag&gt;0&lt;/Tag&gt;&lt;Author&gt;王瑜超; 卫武&lt;/Author&gt;&lt;Year&gt;2016&lt;/Year&gt;&lt;Details&gt;&lt;_accessed&gt;63254799&lt;/_accessed&gt;&lt;_collection_scope&gt;CSSCI-E;PKU&lt;/_collection_scope&gt;&lt;_created&gt;63254799&lt;/_created&gt;&lt;_journal&gt;图书馆理论与实践&lt;/_journal&gt;&lt;_modified&gt;63254799&lt;/_modified&gt;&lt;_pages&gt;44-49&lt;/_pages&gt;&lt;_volume&gt;05&lt;/_volume&gt;&lt;_translated_author&gt;Wang, Yuchao;Wei, Wu&lt;/_translated_author&gt;&lt;/Details&gt;&lt;Extra&gt;&lt;DBUID&gt;{36678D01-F5BB-4E90-8013-4951440EC86E}&lt;/DBUID&gt;&lt;/Extra&gt;&lt;/Item&gt;&lt;/References&gt;&lt;/Group&gt;&lt;/Citation&gt;_x000a_"/>
    <w:docVar w:name="NE.Ref{4179070A-9DA4-4EA8-9D0C-CA4D57849571}" w:val=" ADDIN NE.Ref.{4179070A-9DA4-4EA8-9D0C-CA4D57849571}&lt;Citation&gt;&lt;Group&gt;&lt;References&gt;&lt;Item&gt;&lt;ID&gt;28&lt;/ID&gt;&lt;UID&gt;{B2C7B693-DD60-4EC3-8DF8-4BC8D1CB68AF}&lt;/UID&gt;&lt;Title&gt;中央档案馆研制的《计算机档案资料管理智能软件系统及革命历史资料目录数据库》成果获国家级二等奖&lt;/Title&gt;&lt;Template&gt;Journal Article&lt;/Template&gt;&lt;Star&gt;0&lt;/Star&gt;&lt;Tag&gt;0&lt;/Tag&gt;&lt;Author&gt;习删&lt;/Author&gt;&lt;Year&gt;1993&lt;/Year&gt;&lt;Details&gt;&lt;_collection_scope&gt;CSSCI-C;PKU&lt;/_collection_scope&gt;&lt;_created&gt;63254852&lt;/_created&gt;&lt;_db_provider&gt;CNKI&lt;/_db_provider&gt;&lt;_isbn&gt;1002-1620&lt;/_isbn&gt;&lt;_issue&gt;01&lt;/_issue&gt;&lt;_journal&gt;档案学研究&lt;/_journal&gt;&lt;_keywords&gt;智能软件系统;目录;检索工具;数据库系统;数据库;计算机;中央档案馆;档案资料;&lt;/_keywords&gt;&lt;_modified&gt;63254852&lt;/_modified&gt;&lt;_pages&gt;31&lt;/_pages&gt;&lt;_translated_author&gt;Xi, Shan&lt;/_translated_author&gt;&lt;/Details&gt;&lt;Extra&gt;&lt;DBUID&gt;{36678D01-F5BB-4E90-8013-4951440EC86E}&lt;/DBUID&gt;&lt;/Extra&gt;&lt;/Item&gt;&lt;/References&gt;&lt;/Group&gt;&lt;/Citation&gt;_x000a_"/>
    <w:docVar w:name="NE.Ref{4A309286-9575-437F-99C0-383C8B991092}" w:val=" ADDIN NE.Ref.{4A309286-9575-437F-99C0-383C8B991092}&lt;Citation&gt;&lt;Group&gt;&lt;References&gt;&lt;Item&gt;&lt;ID&gt;6&lt;/ID&gt;&lt;UID&gt;{45383E49-4306-4C5B-ACBA-6A244F871214}&lt;/UID&gt;&lt;Title&gt;《信息组织》&lt;/Title&gt;&lt;Template&gt;Book&lt;/Template&gt;&lt;Star&gt;0&lt;/Star&gt;&lt;Tag&gt;0&lt;/Tag&gt;&lt;Author&gt;叶继元&lt;/Author&gt;&lt;Year&gt;2015&lt;/Year&gt;&lt;Details&gt;&lt;_accessed&gt;63254802&lt;/_accessed&gt;&lt;_created&gt;63254799&lt;/_created&gt;&lt;_modified&gt;63254809&lt;/_modified&gt;&lt;_publisher&gt;电子工业出版社&lt;/_publisher&gt;&lt;_translated_author&gt;Ye, Jiyuan&lt;/_translated_author&gt;&lt;/Details&gt;&lt;Extra&gt;&lt;DBUID&gt;{36678D01-F5BB-4E90-8013-4951440EC86E}&lt;/DBUID&gt;&lt;/Extra&gt;&lt;/Item&gt;&lt;/References&gt;&lt;/Group&gt;&lt;/Citation&gt;_x000a_"/>
    <w:docVar w:name="NE.Ref{63D413AE-6C55-4840-AD6A-242F7A956B89}" w:val=" ADDIN NE.Ref.{63D413AE-6C55-4840-AD6A-242F7A956B89}&lt;Citation&gt;&lt;Group&gt;&lt;References&gt;&lt;Item&gt;&lt;ID&gt;20&lt;/ID&gt;&lt;UID&gt;{4920CDA4-454B-4393-982B-A84BFB492101}&lt;/UID&gt;&lt;Title&gt;基于个性化特征的无公害农产品目录智能服务系统&lt;/Title&gt;&lt;Template&gt;Journal Article&lt;/Template&gt;&lt;Star&gt;0&lt;/Star&gt;&lt;Tag&gt;0&lt;/Tag&gt;&lt;Author&gt;席磊; 郑光; 汪强; 庞晓丹; 丁保华; 马新明&lt;/Author&gt;&lt;Year&gt;2013&lt;/Year&gt;&lt;Details&gt;&lt;_author_adr&gt;河南农业大学信息与管理科学学院;农业部黄淮海农业信息化技术科学观测站;农业部农产品质量安全中心;河南农业大学农学院;&lt;/_author_adr&gt;&lt;_collection_scope&gt;CSCD;PKU;EI&lt;/_collection_scope&gt;&lt;_created&gt;63254852&lt;/_created&gt;&lt;_db_provider&gt;CNKI&lt;/_db_provider&gt;&lt;_isbn&gt;1002-6819&lt;/_isbn&gt;&lt;_issue&gt;20&lt;/_issue&gt;&lt;_journal&gt;农业工程学报&lt;/_journal&gt;&lt;_keywords&gt;信息服务;;信息检索;;本体;;无公害农产品;;产品目录;;个性化;;智能服务&lt;/_keywords&gt;&lt;_modified&gt;63254852&lt;/_modified&gt;&lt;_pages&gt;142-150&lt;/_pages&gt;&lt;_volume&gt;29&lt;/_volume&gt;&lt;_translated_author&gt;Xi, Lei;Zheng, Guang;Wang, Qiang;Pang, Xiaodan;Ding, Baohua;Ma, Xinming&lt;/_translated_author&gt;&lt;/Details&gt;&lt;Extra&gt;&lt;DBUID&gt;{36678D01-F5BB-4E90-8013-4951440EC86E}&lt;/DBUID&gt;&lt;/Extra&gt;&lt;/Item&gt;&lt;/References&gt;&lt;/Group&gt;&lt;/Citation&gt;_x000a_"/>
    <w:docVar w:name="NE.Ref{824C337F-D44B-40AC-97EC-CA7D2EE60D72}" w:val=" ADDIN NE.Ref.{824C337F-D44B-40AC-97EC-CA7D2EE60D72}&lt;Citation&gt;&lt;Group&gt;&lt;References&gt;&lt;Item&gt;&lt;ID&gt;31&lt;/ID&gt;&lt;UID&gt;{A6F81CB0-1FFB-45F4-99C7-E639B5D3BD9B}&lt;/UID&gt;&lt;Title&gt;我国学术期刊同行评议研究综述&lt;/Title&gt;&lt;Template&gt;Journal Article&lt;/Template&gt;&lt;Star&gt;0&lt;/Star&gt;&lt;Tag&gt;0&lt;/Tag&gt;&lt;Author&gt;付伟棠&lt;/Author&gt;&lt;Year&gt;2019&lt;/Year&gt;&lt;Details&gt;&lt;_author_adr&gt;南京大学信息管理学院;广东省立中山图书馆《图书馆论坛》编辑部;&lt;/_author_adr&gt;&lt;_collection_scope&gt;CSSCI-C;PKU&lt;/_collection_scope&gt;&lt;_created&gt;63254865&lt;/_created&gt;&lt;_db_provider&gt;CNKI&lt;/_db_provider&gt;&lt;_isbn&gt;1001-7143&lt;/_isbn&gt;&lt;_issue&gt;08&lt;/_issue&gt;&lt;_journal&gt;中国科技期刊研究&lt;/_journal&gt;&lt;_keywords&gt;同行评议;;学术期刊;;学术评价;;开放式同行评议&lt;/_keywords&gt;&lt;_modified&gt;63254865&lt;/_modified&gt;&lt;_pages&gt;819-826&lt;/_pages&gt;&lt;_volume&gt;30&lt;/_volume&gt;&lt;_translated_author&gt;Fu, Weitang&lt;/_translated_author&gt;&lt;/Details&gt;&lt;Extra&gt;&lt;DBUID&gt;{36678D01-F5BB-4E90-8013-4951440EC86E}&lt;/DBUID&gt;&lt;/Extra&gt;&lt;/Item&gt;&lt;/References&gt;&lt;/Group&gt;&lt;/Citation&gt;_x000a_"/>
    <w:docVar w:name="NE.Ref{873CA263-316C-450B-8C93-9B1A6BCE9ACF}" w:val=" ADDIN NE.Ref.{873CA263-316C-450B-8C93-9B1A6BCE9ACF}&lt;Citation&gt;&lt;Group&gt;&lt;References&gt;&lt;Item&gt;&lt;ID&gt;30&lt;/ID&gt;&lt;UID&gt;{AEAE0636-F0FB-4F11-809F-F4F2A0295935}&lt;/UID&gt;&lt;Title&gt;Altmetrics视角下科技文献学术影响力动态评价体系构建与实证研究&lt;/Title&gt;&lt;Template&gt;Journal Article&lt;/Template&gt;&lt;Star&gt;0&lt;/Star&gt;&lt;Tag&gt;0&lt;/Tag&gt;&lt;Author&gt;王菲菲; 弋新月; 贾晨冉; 刘家妤&lt;/Author&gt;&lt;Year&gt;0&lt;/Year&gt;&lt;Details&gt;&lt;_author_adr&gt;北京工业大学经济与管理学院;&lt;/_author_adr&gt;&lt;_collection_scope&gt;CSSCI-C;PKU&lt;/_collection_scope&gt;&lt;_created&gt;63254865&lt;/_created&gt;&lt;_db_provider&gt;CNKI&lt;/_db_provider&gt;&lt;_isbn&gt;1000-7490&lt;/_isbn&gt;&lt;_journal&gt;情报理论与实践&lt;/_journal&gt;&lt;_keywords&gt;科技文献;;Altmetrics;;单篇文献评价;;动态评价;;学术影响力&lt;/_keywords&gt;&lt;_modified&gt;63254865&lt;/_modified&gt;&lt;_pages&gt;1-15&lt;/_pages&gt;&lt;_translated_author&gt;Wang, Feifei;Yi, Xinyue;Jia, Chenran;Liu, Jiayu&lt;/_translated_author&gt;&lt;/Details&gt;&lt;Extra&gt;&lt;DBUID&gt;{36678D01-F5BB-4E90-8013-4951440EC86E}&lt;/DBUID&gt;&lt;/Extra&gt;&lt;/Item&gt;&lt;/References&gt;&lt;/Group&gt;&lt;/Citation&gt;_x000a_"/>
    <w:docVar w:name="NE.Ref{ADA78D4C-9484-4DA6-9147-1060B4763A95}" w:val=" ADDIN NE.Ref.{ADA78D4C-9484-4DA6-9147-1060B4763A95}&lt;Citation&gt;&lt;Group&gt;&lt;References&gt;&lt;Item&gt;&lt;ID&gt;27&lt;/ID&gt;&lt;UID&gt;{516D6A0A-4984-4A5C-A344-C4EDCD5681C9}&lt;/UID&gt;&lt;Title&gt;BiblioFile&lt;/Title&gt;&lt;Template&gt;Journal Article&lt;/Template&gt;&lt;Star&gt;0&lt;/Star&gt;&lt;Tag&gt;0&lt;/Tag&gt;&lt;Author/&gt;&lt;Year&gt;1994&lt;/Year&gt;&lt;Details&gt;&lt;_created&gt;63254852&lt;/_created&gt;&lt;_db_provider&gt;CNKI&lt;/_db_provider&gt;&lt;_isbn&gt;1043-1578&lt;/_isbn&gt;&lt;_issue&gt;3 (57)&lt;/_issue&gt;&lt;_journal&gt;Social Justice&lt;/_journal&gt;&lt;_modified&gt;63254852&lt;/_modified&gt;&lt;_volume&gt;21&lt;/_volume&gt;&lt;/Details&gt;&lt;Extra&gt;&lt;DBUID&gt;{36678D01-F5BB-4E90-8013-4951440EC86E}&lt;/DBUID&gt;&lt;/Extra&gt;&lt;/Item&gt;&lt;/References&gt;&lt;/Group&gt;&lt;/Citation&gt;_x000a_"/>
    <w:docVar w:name="NE.Ref{BC01A314-063F-4F6E-B076-34343BA1B8EC}" w:val=" ADDIN NE.Ref.{BC01A314-063F-4F6E-B076-34343BA1B8EC}&lt;Citation&gt;&lt;Group&gt;&lt;References&gt;&lt;Item&gt;&lt;ID&gt;21&lt;/ID&gt;&lt;UID&gt;{30BD867E-CDC5-4951-A54B-552B23EA2369}&lt;/UID&gt;&lt;Title&gt;一种面向商业智能兴趣度的顾客目录分割算法&lt;/Title&gt;&lt;Template&gt;Journal Article&lt;/Template&gt;&lt;Star&gt;0&lt;/Star&gt;&lt;Tag&gt;0&lt;/Tag&gt;&lt;Author&gt;陆楠; 梁正平; 杜文峰&lt;/Author&gt;&lt;Year&gt;2011&lt;/Year&gt;&lt;Details&gt;&lt;_author_adr&gt;深圳大学计算机与软件学院;&lt;/_author_adr&gt;&lt;_created&gt;63254852&lt;/_created&gt;&lt;_db_provider&gt;CNKI&lt;/_db_provider&gt;&lt;_isbn&gt;1003-9767&lt;/_isbn&gt;&lt;_issue&gt;03&lt;/_issue&gt;&lt;_journal&gt;信息与电脑(理论版)&lt;/_journal&gt;&lt;_keywords&gt;数据挖掘;;目录分割;;兴趣度权值;;BPF算法&lt;/_keywords&gt;&lt;_modified&gt;63254852&lt;/_modified&gt;&lt;_pages&gt;100-101+104&lt;/_pages&gt;&lt;_translated_author&gt;Lu, Nan;Liang, Zhengping;Du, Wenfeng&lt;/_translated_author&gt;&lt;/Details&gt;&lt;Extra&gt;&lt;DBUID&gt;{36678D01-F5BB-4E90-8013-4951440EC86E}&lt;/DBUID&gt;&lt;/Extra&gt;&lt;/Item&gt;&lt;/References&gt;&lt;/Group&gt;&lt;/Citation&gt;_x000a_"/>
    <w:docVar w:name="NE.Ref{CB6C9CD7-123B-4D68-BC32-AA2533777EE0}" w:val=" ADDIN NE.Ref.{CB6C9CD7-123B-4D68-BC32-AA2533777EE0}&lt;Citation&gt;&lt;Group&gt;&lt;References&gt;&lt;Item&gt;&lt;ID&gt;34&lt;/ID&gt;&lt;UID&gt;{96420499-F867-4D50-B815-60CA17932794}&lt;/UID&gt;&lt;Title&gt;基于供需网的企业合作偏好度及其稳定性&lt;/Title&gt;&lt;Template&gt;Journal Article&lt;/Template&gt;&lt;Star&gt;0&lt;/Star&gt;&lt;Tag&gt;0&lt;/Tag&gt;&lt;Author&gt;胡伟; 徐福缘; 台德艺&lt;/Author&gt;&lt;Year&gt;2014&lt;/Year&gt;&lt;Details&gt;&lt;_author_adr&gt;上海理工大学管理学院;绵阳师范学院数学与计算机科学学院;&lt;/_author_adr&gt;&lt;_collection_scope&gt;CSSCI-C&lt;/_collection_scope&gt;&lt;_created&gt;63254865&lt;/_created&gt;&lt;_db_provider&gt;CNKI&lt;/_db_provider&gt;&lt;_isbn&gt;1001-4098&lt;/_isbn&gt;&lt;_issue&gt;10&lt;/_issue&gt;&lt;_journal&gt;系统工程&lt;/_journal&gt;&lt;_keywords&gt;供需网;;合作;;偏好度;;演化稳定策略&lt;/_keywords&gt;&lt;_modified&gt;63254865&lt;/_modified&gt;&lt;_pages&gt;84-89&lt;/_pages&gt;&lt;_volume&gt;32&lt;/_volume&gt;&lt;_translated_author&gt;Hu, Wei;Xu, Fuyuan;Tai, Deyi&lt;/_translated_author&gt;&lt;/Details&gt;&lt;Extra&gt;&lt;DBUID&gt;{36678D01-F5BB-4E90-8013-4951440EC86E}&lt;/DBUID&gt;&lt;/Extra&gt;&lt;/Item&gt;&lt;/References&gt;&lt;/Group&gt;&lt;/Citation&gt;_x000a_"/>
    <w:docVar w:name="NE.Ref{D7914EFC-923C-410A-AB83-9D12E00F9F2E}" w:val=" ADDIN NE.Ref.{D7914EFC-923C-410A-AB83-9D12E00F9F2E}&lt;Citation&gt;&lt;Group&gt;&lt;References&gt;&lt;Item&gt;&lt;ID&gt;44&lt;/ID&gt;&lt;UID&gt;{97DD9E16-B89C-4949-8575-420B263841D0}&lt;/UID&gt;&lt;Title&gt;新一代智能型科技情报挖掘与服务平台AMiner&lt;/Title&gt;&lt;Template&gt;Web Page&lt;/Template&gt;&lt;Star&gt;0&lt;/Star&gt;&lt;Tag&gt;0&lt;/Tag&gt;&lt;Author/&gt;&lt;Year&gt;0&lt;/Year&gt;&lt;Details&gt;&lt;_url&gt;https://baike.baidu.com/reference/23803242/68eaROxeQawyBBRMDkgHhsrKRTREnE6oQ-gPODlX2vWGcemfEL2aTH6lsbDwgjug_WMxz6vFgtnKlpA66GdZ47PHPij-cGC0llY5I0JTRQ《新一代智能型科技情报挖掘与服务平台AMiner》&lt;/_url&gt;&lt;_accessed&gt;63384320&lt;/_accessed&gt;&lt;_created&gt;63384320&lt;/_created&gt;&lt;_modified&gt;63384320&lt;/_modified&gt;&lt;/Details&gt;&lt;Extra&gt;&lt;DBUID&gt;{36678D01-F5BB-4E90-8013-4951440EC86E}&lt;/DBUID&gt;&lt;/Extra&gt;&lt;/Item&gt;&lt;/References&gt;&lt;/Group&gt;&lt;/Citation&gt;_x000a_"/>
    <w:docVar w:name="NE.Ref{E61F010C-9592-4D4D-B716-DE758DCDC51A}" w:val=" ADDIN NE.Ref.{E61F010C-9592-4D4D-B716-DE758DCDC51A}&lt;Citation&gt;&lt;Group&gt;&lt;References&gt;&lt;Item&gt;&lt;ID&gt;41&lt;/ID&gt;&lt;UID&gt;{C9FD4D4D-80F7-475B-A41F-61B87C0C10C6}&lt;/UID&gt;&lt;Title&gt;Intelligent bibliography creation and markup for authors: A step towards interoperable digital libraries&lt;/Title&gt;&lt;Template&gt;Conference Paper&lt;/Template&gt;&lt;Star&gt;0&lt;/Star&gt;&lt;Tag&gt;0&lt;/Tag&gt;&lt;Author&gt;Berendt, Bettina; Dingel, Kai; Hauser, Christoph&lt;/Author&gt;&lt;Year&gt;2006&lt;/Year&gt;&lt;Details&gt;&lt;_secondary_title&gt;10th European Conference on Research and Advanced Technology for Digital Libraries&lt;/_secondary_title&gt;&lt;_place_published&gt;Alicante, SPAIN&lt;/_place_published&gt;&lt;_accessed&gt;63384316&lt;/_accessed&gt;&lt;_created&gt;63384316&lt;/_created&gt;&lt;_modified&gt;63384316&lt;/_modified&gt;&lt;/Details&gt;&lt;Extra&gt;&lt;DBUID&gt;{36678D01-F5BB-4E90-8013-4951440EC86E}&lt;/DBUID&gt;&lt;/Extra&gt;&lt;/Item&gt;&lt;/References&gt;&lt;/Group&gt;&lt;/Citation&gt;_x000a_"/>
    <w:docVar w:name="ne_docsoft" w:val="MSWord"/>
    <w:docVar w:name="ne_docversion" w:val="NoteExpress 2.0"/>
    <w:docVar w:name="ne_stylename" w:val="中华人民共和国国家标准_GBT_7714-2005"/>
  </w:docVars>
  <w:rsids>
    <w:rsidRoot w:val="00F746F6"/>
    <w:rsid w:val="00007219"/>
    <w:rsid w:val="00022D67"/>
    <w:rsid w:val="00045258"/>
    <w:rsid w:val="00075DE4"/>
    <w:rsid w:val="00080656"/>
    <w:rsid w:val="00082AA1"/>
    <w:rsid w:val="00096DA8"/>
    <w:rsid w:val="000A4D0A"/>
    <w:rsid w:val="001515CB"/>
    <w:rsid w:val="0015630B"/>
    <w:rsid w:val="00201FB2"/>
    <w:rsid w:val="00272E35"/>
    <w:rsid w:val="002F0FAB"/>
    <w:rsid w:val="0032617F"/>
    <w:rsid w:val="00367B46"/>
    <w:rsid w:val="003C3D1E"/>
    <w:rsid w:val="003E147E"/>
    <w:rsid w:val="003F1A20"/>
    <w:rsid w:val="003F2E21"/>
    <w:rsid w:val="0041364D"/>
    <w:rsid w:val="004634D5"/>
    <w:rsid w:val="00486DA9"/>
    <w:rsid w:val="004B7730"/>
    <w:rsid w:val="004F0815"/>
    <w:rsid w:val="005434A7"/>
    <w:rsid w:val="005535F0"/>
    <w:rsid w:val="00555FA0"/>
    <w:rsid w:val="005A7685"/>
    <w:rsid w:val="005B4E16"/>
    <w:rsid w:val="00621F81"/>
    <w:rsid w:val="00667312"/>
    <w:rsid w:val="006C3334"/>
    <w:rsid w:val="006E609A"/>
    <w:rsid w:val="0070379D"/>
    <w:rsid w:val="00707E65"/>
    <w:rsid w:val="00781B9D"/>
    <w:rsid w:val="007C20AE"/>
    <w:rsid w:val="007C22B0"/>
    <w:rsid w:val="008015C2"/>
    <w:rsid w:val="00874505"/>
    <w:rsid w:val="008B4619"/>
    <w:rsid w:val="008F69AE"/>
    <w:rsid w:val="00913F09"/>
    <w:rsid w:val="00916EBA"/>
    <w:rsid w:val="00920CC2"/>
    <w:rsid w:val="00937AAD"/>
    <w:rsid w:val="00A300C3"/>
    <w:rsid w:val="00A40FD6"/>
    <w:rsid w:val="00A4333C"/>
    <w:rsid w:val="00A55611"/>
    <w:rsid w:val="00AA5E38"/>
    <w:rsid w:val="00AA667F"/>
    <w:rsid w:val="00AD2805"/>
    <w:rsid w:val="00B05988"/>
    <w:rsid w:val="00B340A7"/>
    <w:rsid w:val="00B7636E"/>
    <w:rsid w:val="00B87334"/>
    <w:rsid w:val="00BA10CA"/>
    <w:rsid w:val="00BA4E7F"/>
    <w:rsid w:val="00C00476"/>
    <w:rsid w:val="00C008F4"/>
    <w:rsid w:val="00C02A16"/>
    <w:rsid w:val="00C84668"/>
    <w:rsid w:val="00CF7384"/>
    <w:rsid w:val="00D360A8"/>
    <w:rsid w:val="00D52061"/>
    <w:rsid w:val="00DE03AE"/>
    <w:rsid w:val="00E22F44"/>
    <w:rsid w:val="00E60693"/>
    <w:rsid w:val="00E6128A"/>
    <w:rsid w:val="00E63472"/>
    <w:rsid w:val="00E7754F"/>
    <w:rsid w:val="00E85FAB"/>
    <w:rsid w:val="00E867AD"/>
    <w:rsid w:val="00E95B63"/>
    <w:rsid w:val="00EA263B"/>
    <w:rsid w:val="00EF7BD5"/>
    <w:rsid w:val="00F0606B"/>
    <w:rsid w:val="00F07891"/>
    <w:rsid w:val="00F1135B"/>
    <w:rsid w:val="00F36AA1"/>
    <w:rsid w:val="00F425FE"/>
    <w:rsid w:val="00F5696E"/>
    <w:rsid w:val="00F746F6"/>
    <w:rsid w:val="00F80CFE"/>
    <w:rsid w:val="00F86908"/>
    <w:rsid w:val="00F91EE0"/>
    <w:rsid w:val="00F97CDA"/>
    <w:rsid w:val="00FB6B7A"/>
    <w:rsid w:val="00FD049C"/>
    <w:rsid w:val="00FF6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18B9C"/>
  <w15:chartTrackingRefBased/>
  <w15:docId w15:val="{1884314A-9559-43EE-BD9A-0AD831E2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34D5"/>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B4E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Intense Emphasis"/>
    <w:basedOn w:val="a0"/>
    <w:uiPriority w:val="21"/>
    <w:qFormat/>
    <w:rsid w:val="005434A7"/>
    <w:rPr>
      <w:i/>
      <w:iCs/>
      <w:color w:val="4472C4" w:themeColor="accent1"/>
    </w:rPr>
  </w:style>
  <w:style w:type="paragraph" w:styleId="a5">
    <w:name w:val="Body Text"/>
    <w:basedOn w:val="a"/>
    <w:link w:val="1"/>
    <w:rsid w:val="00BA10CA"/>
    <w:pPr>
      <w:widowControl w:val="0"/>
      <w:spacing w:before="120" w:after="120" w:line="360" w:lineRule="auto"/>
      <w:jc w:val="both"/>
    </w:pPr>
    <w:rPr>
      <w:rFonts w:ascii="Times New Roman" w:hAnsi="Times New Roman" w:cs="Times New Roman"/>
      <w:kern w:val="2"/>
      <w:sz w:val="21"/>
      <w:szCs w:val="20"/>
    </w:rPr>
  </w:style>
  <w:style w:type="character" w:customStyle="1" w:styleId="a6">
    <w:name w:val="正文文本 字符"/>
    <w:basedOn w:val="a0"/>
    <w:uiPriority w:val="99"/>
    <w:semiHidden/>
    <w:rsid w:val="00BA10CA"/>
  </w:style>
  <w:style w:type="character" w:customStyle="1" w:styleId="1">
    <w:name w:val="正文文本 字符1"/>
    <w:link w:val="a5"/>
    <w:rsid w:val="00BA10CA"/>
    <w:rPr>
      <w:rFonts w:ascii="Times New Roman" w:eastAsia="宋体" w:hAnsi="Times New Roman" w:cs="Times New Roman"/>
      <w:szCs w:val="20"/>
    </w:rPr>
  </w:style>
  <w:style w:type="paragraph" w:styleId="a7">
    <w:name w:val="header"/>
    <w:basedOn w:val="a"/>
    <w:link w:val="a8"/>
    <w:uiPriority w:val="99"/>
    <w:unhideWhenUsed/>
    <w:rsid w:val="00E22F44"/>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8">
    <w:name w:val="页眉 字符"/>
    <w:basedOn w:val="a0"/>
    <w:link w:val="a7"/>
    <w:uiPriority w:val="99"/>
    <w:rsid w:val="00E22F44"/>
    <w:rPr>
      <w:sz w:val="18"/>
      <w:szCs w:val="18"/>
    </w:rPr>
  </w:style>
  <w:style w:type="paragraph" w:styleId="a9">
    <w:name w:val="footer"/>
    <w:basedOn w:val="a"/>
    <w:link w:val="aa"/>
    <w:uiPriority w:val="99"/>
    <w:unhideWhenUsed/>
    <w:rsid w:val="00E22F44"/>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aa">
    <w:name w:val="页脚 字符"/>
    <w:basedOn w:val="a0"/>
    <w:link w:val="a9"/>
    <w:uiPriority w:val="99"/>
    <w:rsid w:val="00E22F44"/>
    <w:rPr>
      <w:sz w:val="18"/>
      <w:szCs w:val="18"/>
    </w:rPr>
  </w:style>
  <w:style w:type="character" w:styleId="ab">
    <w:name w:val="Hyperlink"/>
    <w:basedOn w:val="a0"/>
    <w:uiPriority w:val="99"/>
    <w:unhideWhenUsed/>
    <w:rsid w:val="004634D5"/>
    <w:rPr>
      <w:color w:val="0000FF"/>
      <w:u w:val="single"/>
    </w:rPr>
  </w:style>
  <w:style w:type="character" w:styleId="ac">
    <w:name w:val="FollowedHyperlink"/>
    <w:basedOn w:val="a0"/>
    <w:uiPriority w:val="99"/>
    <w:semiHidden/>
    <w:unhideWhenUsed/>
    <w:rsid w:val="004634D5"/>
    <w:rPr>
      <w:color w:val="954F72" w:themeColor="followedHyperlink"/>
      <w:u w:val="single"/>
    </w:rPr>
  </w:style>
  <w:style w:type="character" w:styleId="ad">
    <w:name w:val="Unresolved Mention"/>
    <w:basedOn w:val="a0"/>
    <w:uiPriority w:val="99"/>
    <w:semiHidden/>
    <w:unhideWhenUsed/>
    <w:rsid w:val="004634D5"/>
    <w:rPr>
      <w:color w:val="605E5C"/>
      <w:shd w:val="clear" w:color="auto" w:fill="E1DFDD"/>
    </w:rPr>
  </w:style>
  <w:style w:type="character" w:styleId="ae">
    <w:name w:val="annotation reference"/>
    <w:basedOn w:val="a0"/>
    <w:uiPriority w:val="99"/>
    <w:semiHidden/>
    <w:unhideWhenUsed/>
    <w:rsid w:val="00FD049C"/>
    <w:rPr>
      <w:sz w:val="21"/>
      <w:szCs w:val="21"/>
    </w:rPr>
  </w:style>
  <w:style w:type="paragraph" w:styleId="af">
    <w:name w:val="annotation text"/>
    <w:basedOn w:val="a"/>
    <w:link w:val="af0"/>
    <w:uiPriority w:val="99"/>
    <w:semiHidden/>
    <w:unhideWhenUsed/>
    <w:rsid w:val="00FD049C"/>
  </w:style>
  <w:style w:type="character" w:customStyle="1" w:styleId="af0">
    <w:name w:val="批注文字 字符"/>
    <w:basedOn w:val="a0"/>
    <w:link w:val="af"/>
    <w:uiPriority w:val="99"/>
    <w:semiHidden/>
    <w:rsid w:val="00FD049C"/>
    <w:rPr>
      <w:rFonts w:ascii="宋体" w:eastAsia="宋体" w:hAnsi="宋体" w:cs="宋体"/>
      <w:kern w:val="0"/>
      <w:sz w:val="24"/>
      <w:szCs w:val="24"/>
    </w:rPr>
  </w:style>
  <w:style w:type="paragraph" w:styleId="af1">
    <w:name w:val="annotation subject"/>
    <w:basedOn w:val="af"/>
    <w:next w:val="af"/>
    <w:link w:val="af2"/>
    <w:uiPriority w:val="99"/>
    <w:semiHidden/>
    <w:unhideWhenUsed/>
    <w:rsid w:val="00FD049C"/>
    <w:rPr>
      <w:b/>
      <w:bCs/>
    </w:rPr>
  </w:style>
  <w:style w:type="character" w:customStyle="1" w:styleId="af2">
    <w:name w:val="批注主题 字符"/>
    <w:basedOn w:val="af0"/>
    <w:link w:val="af1"/>
    <w:uiPriority w:val="99"/>
    <w:semiHidden/>
    <w:rsid w:val="00FD049C"/>
    <w:rPr>
      <w:rFonts w:ascii="宋体" w:eastAsia="宋体" w:hAnsi="宋体" w:cs="宋体"/>
      <w:b/>
      <w:bCs/>
      <w:kern w:val="0"/>
      <w:sz w:val="24"/>
      <w:szCs w:val="24"/>
    </w:rPr>
  </w:style>
  <w:style w:type="paragraph" w:styleId="af3">
    <w:name w:val="Balloon Text"/>
    <w:basedOn w:val="a"/>
    <w:link w:val="af4"/>
    <w:uiPriority w:val="99"/>
    <w:semiHidden/>
    <w:unhideWhenUsed/>
    <w:rsid w:val="00FD049C"/>
    <w:rPr>
      <w:sz w:val="18"/>
      <w:szCs w:val="18"/>
    </w:rPr>
  </w:style>
  <w:style w:type="character" w:customStyle="1" w:styleId="af4">
    <w:name w:val="批注框文本 字符"/>
    <w:basedOn w:val="a0"/>
    <w:link w:val="af3"/>
    <w:uiPriority w:val="99"/>
    <w:semiHidden/>
    <w:rsid w:val="00FD049C"/>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7930432">
      <w:bodyDiv w:val="1"/>
      <w:marLeft w:val="0"/>
      <w:marRight w:val="0"/>
      <w:marTop w:val="0"/>
      <w:marBottom w:val="0"/>
      <w:divBdr>
        <w:top w:val="none" w:sz="0" w:space="0" w:color="auto"/>
        <w:left w:val="none" w:sz="0" w:space="0" w:color="auto"/>
        <w:bottom w:val="none" w:sz="0" w:space="0" w:color="auto"/>
        <w:right w:val="none" w:sz="0" w:space="0" w:color="auto"/>
      </w:divBdr>
    </w:div>
    <w:div w:id="485703908">
      <w:bodyDiv w:val="1"/>
      <w:marLeft w:val="0"/>
      <w:marRight w:val="0"/>
      <w:marTop w:val="0"/>
      <w:marBottom w:val="0"/>
      <w:divBdr>
        <w:top w:val="none" w:sz="0" w:space="0" w:color="auto"/>
        <w:left w:val="none" w:sz="0" w:space="0" w:color="auto"/>
        <w:bottom w:val="none" w:sz="0" w:space="0" w:color="auto"/>
        <w:right w:val="none" w:sz="0" w:space="0" w:color="auto"/>
      </w:divBdr>
    </w:div>
    <w:div w:id="538009927">
      <w:bodyDiv w:val="1"/>
      <w:marLeft w:val="0"/>
      <w:marRight w:val="0"/>
      <w:marTop w:val="0"/>
      <w:marBottom w:val="0"/>
      <w:divBdr>
        <w:top w:val="none" w:sz="0" w:space="0" w:color="auto"/>
        <w:left w:val="none" w:sz="0" w:space="0" w:color="auto"/>
        <w:bottom w:val="none" w:sz="0" w:space="0" w:color="auto"/>
        <w:right w:val="none" w:sz="0" w:space="0" w:color="auto"/>
      </w:divBdr>
    </w:div>
    <w:div w:id="650987222">
      <w:bodyDiv w:val="1"/>
      <w:marLeft w:val="0"/>
      <w:marRight w:val="0"/>
      <w:marTop w:val="0"/>
      <w:marBottom w:val="0"/>
      <w:divBdr>
        <w:top w:val="none" w:sz="0" w:space="0" w:color="auto"/>
        <w:left w:val="none" w:sz="0" w:space="0" w:color="auto"/>
        <w:bottom w:val="none" w:sz="0" w:space="0" w:color="auto"/>
        <w:right w:val="none" w:sz="0" w:space="0" w:color="auto"/>
      </w:divBdr>
    </w:div>
    <w:div w:id="166219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Visio_Drawing2.vsdx"/><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package" Target="embeddings/Microsoft_Visio_Drawing1.vsdx"/><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footnotes" Target="footnotes.xml"/><Relationship Id="rId9" Type="http://schemas.openxmlformats.org/officeDocument/2006/relationships/package" Target="embeddings/Microsoft_Visio_Drawing.vsdx"/><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杨</dc:creator>
  <cp:keywords/>
  <dc:description>NE.Ref</dc:description>
  <cp:lastModifiedBy>SITU Lingyun</cp:lastModifiedBy>
  <cp:revision>2</cp:revision>
  <dcterms:created xsi:type="dcterms:W3CDTF">2020-07-07T05:57:00Z</dcterms:created>
  <dcterms:modified xsi:type="dcterms:W3CDTF">2020-07-07T05:57:00Z</dcterms:modified>
</cp:coreProperties>
</file>