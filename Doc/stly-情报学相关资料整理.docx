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E17A8" w14:textId="77777777" w:rsidR="00390495" w:rsidRDefault="00DD45A0" w:rsidP="00390495">
      <w:pPr>
        <w:ind w:firstLineChars="0" w:firstLine="0"/>
      </w:pPr>
      <w:r>
        <w:rPr>
          <w:rFonts w:hint="eastAsia"/>
        </w:rPr>
        <w:t>“图书馆事业与信息事业”</w:t>
      </w:r>
      <w:r w:rsidR="00390495">
        <w:rPr>
          <w:rFonts w:hint="eastAsia"/>
        </w:rPr>
        <w:t>核心期刊（中文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个</w:t>
      </w:r>
      <w:r w:rsidR="00390495">
        <w:rPr>
          <w:rFonts w:hint="eastAsia"/>
        </w:rPr>
        <w:t>）：</w:t>
      </w:r>
    </w:p>
    <w:p w14:paraId="509E2E2B" w14:textId="6E870B12" w:rsidR="00390495" w:rsidRDefault="00390495" w:rsidP="00390495">
      <w:pPr>
        <w:ind w:firstLineChars="0" w:firstLine="0"/>
      </w:pPr>
      <w:del w:id="0" w:author="SITU Lingyun" w:date="2020-09-02T23:18:00Z">
        <w:r w:rsidDel="00923100">
          <w:delText xml:space="preserve">1 </w:delText>
        </w:r>
        <w:r w:rsidDel="00923100">
          <w:rPr>
            <w:rFonts w:hint="eastAsia"/>
          </w:rPr>
          <w:delText>《</w:delText>
        </w:r>
        <w:r w:rsidRPr="00390495" w:rsidDel="00923100">
          <w:rPr>
            <w:rFonts w:hint="eastAsia"/>
          </w:rPr>
          <w:delText>中国图书馆学报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2 </w:delText>
        </w:r>
        <w:r w:rsidDel="00923100">
          <w:rPr>
            <w:rFonts w:hint="eastAsia"/>
          </w:rPr>
          <w:delText>《</w:delText>
        </w:r>
        <w:r w:rsidRPr="00390495" w:rsidDel="00923100">
          <w:delText>大学图书馆学报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</w:del>
      <w:r>
        <w:t xml:space="preserve">3 </w:t>
      </w:r>
      <w:r>
        <w:rPr>
          <w:rFonts w:hint="eastAsia"/>
        </w:rPr>
        <w:t>《</w:t>
      </w:r>
      <w:r w:rsidRPr="00390495">
        <w:t>图书情报知识</w:t>
      </w:r>
      <w:r>
        <w:rPr>
          <w:rFonts w:hint="eastAsia"/>
        </w:rPr>
        <w:t>》</w:t>
      </w:r>
      <w:r w:rsidRPr="00390495">
        <w:cr/>
      </w:r>
      <w:r>
        <w:t xml:space="preserve">4 </w:t>
      </w:r>
      <w:r>
        <w:rPr>
          <w:rFonts w:hint="eastAsia"/>
        </w:rPr>
        <w:t>《</w:t>
      </w:r>
      <w:r w:rsidRPr="00390495">
        <w:t>图书与情报</w:t>
      </w:r>
      <w:r>
        <w:rPr>
          <w:rFonts w:hint="eastAsia"/>
        </w:rPr>
        <w:t>》</w:t>
      </w:r>
      <w:r w:rsidRPr="00390495">
        <w:cr/>
      </w:r>
      <w:r>
        <w:t xml:space="preserve">5 </w:t>
      </w:r>
      <w:r>
        <w:rPr>
          <w:rFonts w:hint="eastAsia"/>
        </w:rPr>
        <w:t>《</w:t>
      </w:r>
      <w:r w:rsidRPr="00390495">
        <w:t>图书情报工作</w:t>
      </w:r>
      <w:r>
        <w:rPr>
          <w:rFonts w:hint="eastAsia"/>
        </w:rPr>
        <w:t>》</w:t>
      </w:r>
      <w:r w:rsidRPr="00390495">
        <w:cr/>
      </w:r>
      <w:r>
        <w:t xml:space="preserve">6 </w:t>
      </w:r>
      <w:r>
        <w:rPr>
          <w:rFonts w:hint="eastAsia"/>
        </w:rPr>
        <w:t>《</w:t>
      </w:r>
      <w:r w:rsidRPr="00390495">
        <w:t>情报理论与实践</w:t>
      </w:r>
      <w:r>
        <w:rPr>
          <w:rFonts w:hint="eastAsia"/>
        </w:rPr>
        <w:t>》</w:t>
      </w:r>
      <w:r w:rsidRPr="00390495">
        <w:cr/>
      </w:r>
      <w:r>
        <w:t xml:space="preserve">7 </w:t>
      </w:r>
      <w:r>
        <w:rPr>
          <w:rFonts w:hint="eastAsia"/>
        </w:rPr>
        <w:t>《</w:t>
      </w:r>
      <w:r w:rsidRPr="00390495">
        <w:t>情报资料工作</w:t>
      </w:r>
      <w:r>
        <w:rPr>
          <w:rFonts w:hint="eastAsia"/>
        </w:rPr>
        <w:t>》</w:t>
      </w:r>
      <w:r w:rsidRPr="00390495">
        <w:cr/>
      </w:r>
      <w:r>
        <w:t xml:space="preserve">8 </w:t>
      </w:r>
      <w:r>
        <w:rPr>
          <w:rFonts w:hint="eastAsia"/>
        </w:rPr>
        <w:t>《</w:t>
      </w:r>
      <w:r w:rsidRPr="00390495">
        <w:t>情报科学</w:t>
      </w:r>
      <w:r>
        <w:rPr>
          <w:rFonts w:hint="eastAsia"/>
        </w:rPr>
        <w:t>》</w:t>
      </w:r>
      <w:del w:id="1" w:author="SITU Lingyun" w:date="2020-09-02T23:18:00Z">
        <w:r w:rsidRPr="00390495" w:rsidDel="00923100">
          <w:cr/>
        </w:r>
        <w:r w:rsidDel="00923100">
          <w:delText xml:space="preserve">9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图书馆工作与研究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10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图书馆论坛</w:delText>
        </w:r>
        <w:r w:rsidDel="00923100">
          <w:rPr>
            <w:rFonts w:hint="eastAsia"/>
          </w:rPr>
          <w:delText>》</w:delText>
        </w:r>
      </w:del>
      <w:r w:rsidRPr="00390495">
        <w:cr/>
      </w:r>
      <w:r>
        <w:t xml:space="preserve">11 </w:t>
      </w:r>
      <w:r>
        <w:rPr>
          <w:rFonts w:hint="eastAsia"/>
        </w:rPr>
        <w:t>《</w:t>
      </w:r>
      <w:r w:rsidRPr="00390495">
        <w:t>情报杂志</w:t>
      </w:r>
      <w:r>
        <w:rPr>
          <w:rFonts w:hint="eastAsia"/>
        </w:rPr>
        <w:t>》</w:t>
      </w:r>
      <w:r w:rsidRPr="00390495">
        <w:cr/>
      </w:r>
      <w:del w:id="2" w:author="SITU Lingyun" w:date="2020-09-02T23:18:00Z">
        <w:r w:rsidDel="00923100">
          <w:delText xml:space="preserve">12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图书馆建设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</w:del>
      <w:r>
        <w:t xml:space="preserve">13 </w:t>
      </w:r>
      <w:r>
        <w:rPr>
          <w:rFonts w:hint="eastAsia"/>
        </w:rPr>
        <w:t>《</w:t>
      </w:r>
      <w:r w:rsidRPr="00390495">
        <w:t>情报学报</w:t>
      </w:r>
      <w:r>
        <w:rPr>
          <w:rFonts w:hint="eastAsia"/>
        </w:rPr>
        <w:t>》</w:t>
      </w:r>
      <w:del w:id="3" w:author="SITU Lingyun" w:date="2020-09-02T23:18:00Z">
        <w:r w:rsidRPr="00390495" w:rsidDel="00923100">
          <w:cr/>
        </w:r>
        <w:r w:rsidDel="00923100">
          <w:delText xml:space="preserve">14 </w:delText>
        </w:r>
        <w:r w:rsidDel="00923100">
          <w:rPr>
            <w:rFonts w:hint="eastAsia"/>
          </w:rPr>
          <w:delText>《</w:delText>
        </w:r>
        <w:r w:rsidRPr="00390495" w:rsidDel="00923100">
          <w:delText>国家图书馆学刊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15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16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图书馆学研究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17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图书馆杂志</w:delText>
        </w:r>
        <w:r w:rsidDel="00923100">
          <w:rPr>
            <w:rFonts w:hint="eastAsia"/>
          </w:rPr>
          <w:delText>》</w:delText>
        </w:r>
      </w:del>
      <w:r w:rsidRPr="00390495">
        <w:cr/>
      </w:r>
      <w:r>
        <w:t xml:space="preserve">18 </w:t>
      </w:r>
      <w:r>
        <w:rPr>
          <w:rFonts w:hint="eastAsia"/>
        </w:rPr>
        <w:t>《</w:t>
      </w:r>
      <w:r w:rsidRPr="00390495">
        <w:t>数据分析与知识发现</w:t>
      </w:r>
      <w:r>
        <w:rPr>
          <w:rFonts w:hint="eastAsia"/>
        </w:rPr>
        <w:t>》</w:t>
      </w:r>
    </w:p>
    <w:p w14:paraId="5F5E12EB" w14:textId="77777777" w:rsidR="00DD45A0" w:rsidRDefault="00DD45A0" w:rsidP="00390495">
      <w:pPr>
        <w:ind w:firstLineChars="0" w:firstLine="0"/>
      </w:pPr>
      <w:r>
        <w:rPr>
          <w:rFonts w:hint="eastAsia"/>
        </w:rPr>
        <w:t>（来源于中国知网）</w:t>
      </w:r>
    </w:p>
    <w:p w14:paraId="37089F68" w14:textId="77777777" w:rsidR="00DD45A0" w:rsidRDefault="00DD45A0" w:rsidP="00390495">
      <w:pPr>
        <w:ind w:firstLineChars="0" w:firstLine="0"/>
      </w:pPr>
    </w:p>
    <w:p w14:paraId="60D8310C" w14:textId="77777777" w:rsidR="00FF2401" w:rsidRDefault="00006422" w:rsidP="00390495">
      <w:pPr>
        <w:ind w:firstLineChars="0" w:firstLine="0"/>
      </w:pPr>
      <w:r>
        <w:rPr>
          <w:rFonts w:hint="eastAsia"/>
        </w:rPr>
        <w:t>图书情报学</w:t>
      </w:r>
      <w:r>
        <w:rPr>
          <w:rFonts w:hint="eastAsia"/>
        </w:rPr>
        <w:t>SSCI</w:t>
      </w:r>
    </w:p>
    <w:p w14:paraId="5DFCF821" w14:textId="50672BF8" w:rsidR="006F4905" w:rsidRDefault="00006422" w:rsidP="00390495">
      <w:pPr>
        <w:ind w:firstLineChars="0" w:firstLine="0"/>
        <w:rPr>
          <w:ins w:id="4" w:author="SITU Lingyun" w:date="2020-09-02T23:19:00Z"/>
        </w:rPr>
      </w:pPr>
      <w:r w:rsidRPr="00006422">
        <w:rPr>
          <w:rFonts w:hint="eastAsia"/>
        </w:rPr>
        <w:t>《</w:t>
      </w:r>
      <w:r w:rsidRPr="00006422">
        <w:t>ANNUAL REVIEW OF INFORMATION SCIENCE AND TECHNOLOGY</w:t>
      </w:r>
      <w:r w:rsidRPr="00006422">
        <w:t>》、</w:t>
      </w:r>
      <w:del w:id="5" w:author="SITU Lingyun" w:date="2020-09-02T23:38:00Z">
        <w:r w:rsidRPr="00006422" w:rsidDel="00F81D4C">
          <w:delText>《</w:delText>
        </w:r>
        <w:r w:rsidRPr="00006422" w:rsidDel="00F81D4C">
          <w:delText>ASIST MONOGRAPH SERIES</w:delText>
        </w:r>
        <w:r w:rsidRPr="00006422" w:rsidDel="00F81D4C">
          <w:delText>》、《</w:delText>
        </w:r>
        <w:r w:rsidRPr="00006422" w:rsidDel="00F81D4C">
          <w:delText>ASLIB PROCEEDINGS</w:delText>
        </w:r>
        <w:r w:rsidRPr="00006422" w:rsidDel="00F81D4C">
          <w:delText>》、</w:delText>
        </w:r>
      </w:del>
      <w:r w:rsidRPr="00006422">
        <w:t>《</w:t>
      </w:r>
      <w:r w:rsidRPr="00006422">
        <w:t>CANADIAN JOURNAL OF INFORMATION AND LIBRARY SCIENCE-REVUE CANADIENNE DES SCIENCES DE L INFORMATION ET DE BIBLIOTHECONOMIE</w:t>
      </w:r>
      <w:r w:rsidRPr="00006422">
        <w:t>》、</w:t>
      </w:r>
    </w:p>
    <w:p w14:paraId="489B7561" w14:textId="45449C0D" w:rsidR="006F4905" w:rsidRDefault="00006422" w:rsidP="00390495">
      <w:pPr>
        <w:ind w:firstLineChars="0" w:firstLine="0"/>
        <w:rPr>
          <w:ins w:id="6" w:author="SITU Lingyun" w:date="2020-09-02T23:19:00Z"/>
        </w:rPr>
      </w:pPr>
      <w:del w:id="7" w:author="SITU Lingyun" w:date="2020-09-02T23:21:00Z">
        <w:r w:rsidRPr="00006422" w:rsidDel="004F25DE">
          <w:delText>《</w:delText>
        </w:r>
        <w:r w:rsidRPr="00006422" w:rsidDel="004F25DE">
          <w:delText>COLLEGE &amp; RESEARCH LIBRARIES</w:delText>
        </w:r>
        <w:r w:rsidRPr="00006422" w:rsidDel="004F25DE">
          <w:delText>》、《</w:delText>
        </w:r>
        <w:r w:rsidRPr="00006422" w:rsidDel="004F25DE">
          <w:delText>ECONTENT</w:delText>
        </w:r>
        <w:r w:rsidRPr="00006422" w:rsidDel="004F25DE">
          <w:delText>》、《</w:delText>
        </w:r>
        <w:r w:rsidRPr="00006422" w:rsidDel="004F25DE">
          <w:delText>ELECTRONIC LIBRARY</w:delText>
        </w:r>
        <w:r w:rsidRPr="00006422" w:rsidDel="004F25DE">
          <w:delText>》、</w:delText>
        </w:r>
      </w:del>
      <w:del w:id="8" w:author="SITU Lingyun" w:date="2020-09-02T23:38:00Z">
        <w:r w:rsidRPr="00006422" w:rsidDel="00F81D4C">
          <w:delText>《</w:delText>
        </w:r>
        <w:r w:rsidRPr="00006422" w:rsidDel="00F81D4C">
          <w:delText>GOVERNMENT INFORMATION QUARTERLY</w:delText>
        </w:r>
        <w:r w:rsidRPr="00006422" w:rsidDel="00F81D4C">
          <w:delText>》、</w:delText>
        </w:r>
      </w:del>
      <w:del w:id="9" w:author="SITU Lingyun" w:date="2020-09-02T23:21:00Z">
        <w:r w:rsidRPr="00006422" w:rsidDel="004F25DE">
          <w:delText>《</w:delText>
        </w:r>
        <w:r w:rsidRPr="00006422" w:rsidDel="004F25DE">
          <w:delText>HEALTH INFORMATION AND LIBRARIES JOURNAL</w:delText>
        </w:r>
        <w:r w:rsidRPr="00006422" w:rsidDel="004F25DE">
          <w:delText>》、</w:delText>
        </w:r>
      </w:del>
      <w:r w:rsidRPr="00006422">
        <w:t>《</w:t>
      </w:r>
      <w:r w:rsidRPr="00006422">
        <w:t>INFORMATION &amp; MANAGEMENT</w:t>
      </w:r>
      <w:r w:rsidRPr="00006422">
        <w:t>》、</w:t>
      </w:r>
    </w:p>
    <w:p w14:paraId="2559BFF8" w14:textId="77777777" w:rsidR="006F4905" w:rsidRPr="00ED45C3" w:rsidRDefault="00006422" w:rsidP="00390495">
      <w:pPr>
        <w:ind w:firstLineChars="0" w:firstLine="0"/>
        <w:rPr>
          <w:ins w:id="10" w:author="SITU Lingyun" w:date="2020-09-02T23:19:00Z"/>
          <w:color w:val="FF0000"/>
          <w:rPrChange w:id="11" w:author="SITU Lingyun" w:date="2020-09-03T00:06:00Z">
            <w:rPr>
              <w:ins w:id="12" w:author="SITU Lingyun" w:date="2020-09-02T23:19:00Z"/>
            </w:rPr>
          </w:rPrChange>
        </w:rPr>
      </w:pPr>
      <w:r w:rsidRPr="00ED45C3">
        <w:rPr>
          <w:color w:val="FF0000"/>
          <w:rPrChange w:id="13" w:author="SITU Lingyun" w:date="2020-09-03T00:06:00Z">
            <w:rPr/>
          </w:rPrChange>
        </w:rPr>
        <w:t>《</w:t>
      </w:r>
      <w:r w:rsidRPr="00ED45C3">
        <w:rPr>
          <w:color w:val="FF0000"/>
          <w:rPrChange w:id="14" w:author="SITU Lingyun" w:date="2020-09-03T00:06:00Z">
            <w:rPr/>
          </w:rPrChange>
        </w:rPr>
        <w:t>INFORMATION PROCESSING &amp; MANAGEMENT</w:t>
      </w:r>
      <w:r w:rsidRPr="00ED45C3">
        <w:rPr>
          <w:color w:val="FF0000"/>
          <w:rPrChange w:id="15" w:author="SITU Lingyun" w:date="2020-09-03T00:06:00Z">
            <w:rPr/>
          </w:rPrChange>
        </w:rPr>
        <w:t>》、</w:t>
      </w:r>
    </w:p>
    <w:p w14:paraId="766107E2" w14:textId="0F47CFB0" w:rsidR="006F4905" w:rsidRDefault="00006422" w:rsidP="00390495">
      <w:pPr>
        <w:ind w:firstLineChars="0" w:firstLine="0"/>
        <w:rPr>
          <w:ins w:id="16" w:author="SITU Lingyun" w:date="2020-09-02T23:19:00Z"/>
        </w:rPr>
      </w:pPr>
      <w:r w:rsidRPr="00006422">
        <w:t>《</w:t>
      </w:r>
      <w:r w:rsidRPr="00006422">
        <w:t>INFORMATION RESEARCH-AN INTERNATIONAL ELECTRONIC JOURNAL</w:t>
      </w:r>
      <w:r w:rsidRPr="00006422">
        <w:t>》、</w:t>
      </w:r>
      <w:del w:id="17" w:author="SITU Lingyun" w:date="2020-09-02T23:38:00Z">
        <w:r w:rsidRPr="00006422" w:rsidDel="00F81D4C">
          <w:delText>《</w:delText>
        </w:r>
        <w:r w:rsidRPr="00006422" w:rsidDel="00F81D4C">
          <w:delText>INFORMATION SOCIETY</w:delText>
        </w:r>
        <w:r w:rsidRPr="00006422" w:rsidDel="00F81D4C">
          <w:delText>》</w:delText>
        </w:r>
      </w:del>
    </w:p>
    <w:p w14:paraId="394EF9F3" w14:textId="77777777" w:rsidR="006F4905" w:rsidRDefault="00006422" w:rsidP="00390495">
      <w:pPr>
        <w:ind w:firstLineChars="0" w:firstLine="0"/>
        <w:rPr>
          <w:ins w:id="18" w:author="SITU Lingyun" w:date="2020-09-02T23:19:00Z"/>
        </w:rPr>
      </w:pPr>
      <w:r w:rsidRPr="00006422">
        <w:t>、《</w:t>
      </w:r>
      <w:r w:rsidRPr="00006422">
        <w:t>INFORMATION SYSTEMS JOURNAL</w:t>
      </w:r>
      <w:r w:rsidRPr="00006422">
        <w:t>》、</w:t>
      </w:r>
    </w:p>
    <w:p w14:paraId="00CAAC70" w14:textId="77777777" w:rsidR="006F4905" w:rsidRDefault="00006422" w:rsidP="00390495">
      <w:pPr>
        <w:ind w:firstLineChars="0" w:firstLine="0"/>
        <w:rPr>
          <w:ins w:id="19" w:author="SITU Lingyun" w:date="2020-09-02T23:19:00Z"/>
        </w:rPr>
      </w:pPr>
      <w:r w:rsidRPr="00006422">
        <w:t>《</w:t>
      </w:r>
      <w:r w:rsidRPr="00006422">
        <w:t>INFORMATION SYSTEMS RESEARCH</w:t>
      </w:r>
      <w:r w:rsidRPr="00006422">
        <w:t>》、</w:t>
      </w:r>
    </w:p>
    <w:p w14:paraId="26077669" w14:textId="577ACE27" w:rsidR="006F4905" w:rsidRDefault="00006422" w:rsidP="00390495">
      <w:pPr>
        <w:ind w:firstLineChars="0" w:firstLine="0"/>
        <w:rPr>
          <w:ins w:id="20" w:author="SITU Lingyun" w:date="2020-09-02T23:19:00Z"/>
        </w:rPr>
      </w:pPr>
      <w:del w:id="21" w:author="SITU Lingyun" w:date="2020-09-02T23:21:00Z">
        <w:r w:rsidRPr="00006422" w:rsidDel="004F25DE">
          <w:delText>《</w:delText>
        </w:r>
        <w:r w:rsidRPr="00006422" w:rsidDel="004F25DE">
          <w:delText>INFORMATION TECHNOLOGY AND LIBRARIES</w:delText>
        </w:r>
        <w:r w:rsidRPr="00006422" w:rsidDel="004F25DE">
          <w:delText>》、</w:delText>
        </w:r>
      </w:del>
      <w:del w:id="22" w:author="SITU Lingyun" w:date="2020-09-02T23:22:00Z">
        <w:r w:rsidRPr="00006422" w:rsidDel="004F25DE">
          <w:delText>《</w:delText>
        </w:r>
        <w:r w:rsidRPr="00006422" w:rsidDel="004F25DE">
          <w:delText>INTERLENDING &amp; DOCUMENT SUPPLY</w:delText>
        </w:r>
        <w:r w:rsidRPr="00006422" w:rsidDel="004F25DE">
          <w:delText>》、</w:delText>
        </w:r>
      </w:del>
      <w:r w:rsidRPr="00006422">
        <w:t>《</w:t>
      </w:r>
      <w:r w:rsidRPr="00006422">
        <w:t>INTERNATIONAL JOURNAL OF GEOGRAPHICAL INFORMATION SCIENCE</w:t>
      </w:r>
      <w:r w:rsidRPr="00006422">
        <w:t>》、</w:t>
      </w:r>
    </w:p>
    <w:p w14:paraId="0BA50D08" w14:textId="77777777" w:rsidR="006F4905" w:rsidRDefault="00006422" w:rsidP="00390495">
      <w:pPr>
        <w:ind w:firstLineChars="0" w:firstLine="0"/>
        <w:rPr>
          <w:ins w:id="23" w:author="SITU Lingyun" w:date="2020-09-02T23:19:00Z"/>
        </w:rPr>
      </w:pPr>
      <w:r w:rsidRPr="00006422">
        <w:t>《</w:t>
      </w:r>
      <w:r w:rsidRPr="00006422">
        <w:t>INTERNATIONAL JOURNAL OF INFORMATION MANAGEMENT</w:t>
      </w:r>
      <w:r w:rsidRPr="00006422">
        <w:t>》、</w:t>
      </w:r>
    </w:p>
    <w:p w14:paraId="6EF6CA77" w14:textId="15257BAB" w:rsidR="006F4905" w:rsidRDefault="00006422" w:rsidP="00390495">
      <w:pPr>
        <w:ind w:firstLineChars="0" w:firstLine="0"/>
        <w:rPr>
          <w:ins w:id="24" w:author="SITU Lingyun" w:date="2020-09-02T23:19:00Z"/>
        </w:rPr>
      </w:pPr>
      <w:del w:id="25" w:author="SITU Lingyun" w:date="2020-09-02T23:22:00Z">
        <w:r w:rsidRPr="00006422" w:rsidDel="004F25DE">
          <w:delText>《</w:delText>
        </w:r>
        <w:r w:rsidRPr="00006422" w:rsidDel="004F25DE">
          <w:delText>JOURNAL OF ACADEMIC LIBRARIANSHIP</w:delText>
        </w:r>
        <w:r w:rsidRPr="00006422" w:rsidDel="004F25DE">
          <w:delText>》、《</w:delText>
        </w:r>
        <w:r w:rsidRPr="00006422" w:rsidDel="004F25DE">
          <w:delText>JOURNAL OF DOCUMENTATION</w:delText>
        </w:r>
        <w:r w:rsidRPr="00006422" w:rsidDel="004F25DE">
          <w:delText>》、</w:delText>
        </w:r>
      </w:del>
      <w:r w:rsidRPr="00006422">
        <w:t>《</w:t>
      </w:r>
      <w:r w:rsidRPr="00006422">
        <w:t>JOURNAL OF GLOBAL INFORMATION MANAGEMENT</w:t>
      </w:r>
      <w:r w:rsidRPr="00006422">
        <w:t>》、</w:t>
      </w:r>
    </w:p>
    <w:p w14:paraId="290E60A7" w14:textId="30D80AFF" w:rsidR="006F4905" w:rsidRDefault="00006422" w:rsidP="00390495">
      <w:pPr>
        <w:ind w:firstLineChars="0" w:firstLine="0"/>
        <w:rPr>
          <w:ins w:id="26" w:author="SITU Lingyun" w:date="2020-09-02T23:19:00Z"/>
        </w:rPr>
      </w:pPr>
      <w:del w:id="27" w:author="SITU Lingyun" w:date="2020-09-02T23:38:00Z">
        <w:r w:rsidRPr="00006422" w:rsidDel="00F81D4C">
          <w:delText>《</w:delText>
        </w:r>
        <w:r w:rsidRPr="00006422" w:rsidDel="00F81D4C">
          <w:delText>JOURNAL OF GOVERNMENT INFORMATION</w:delText>
        </w:r>
        <w:r w:rsidRPr="00006422" w:rsidDel="00F81D4C">
          <w:delText>》、</w:delText>
        </w:r>
      </w:del>
      <w:del w:id="28" w:author="SITU Lingyun" w:date="2020-09-02T23:22:00Z">
        <w:r w:rsidRPr="00006422" w:rsidDel="004F25DE">
          <w:delText>《</w:delText>
        </w:r>
        <w:r w:rsidRPr="00006422" w:rsidDel="004F25DE">
          <w:delText>JOURNAL OF HEALTH COMMUNICATION</w:delText>
        </w:r>
        <w:r w:rsidRPr="00006422" w:rsidDel="004F25DE">
          <w:delText>》、</w:delText>
        </w:r>
      </w:del>
      <w:r w:rsidRPr="00006422">
        <w:t>《</w:t>
      </w:r>
      <w:r w:rsidRPr="00006422">
        <w:t>JOURNAL OF INFORMATION ETHICS</w:t>
      </w:r>
      <w:r w:rsidRPr="00006422">
        <w:t>》、</w:t>
      </w:r>
    </w:p>
    <w:p w14:paraId="0D193D57" w14:textId="77777777" w:rsidR="006F4905" w:rsidRDefault="00006422" w:rsidP="00390495">
      <w:pPr>
        <w:ind w:firstLineChars="0" w:firstLine="0"/>
        <w:rPr>
          <w:ins w:id="29" w:author="SITU Lingyun" w:date="2020-09-02T23:19:00Z"/>
        </w:rPr>
      </w:pPr>
      <w:r w:rsidRPr="00006422">
        <w:t>《</w:t>
      </w:r>
      <w:r w:rsidRPr="00006422">
        <w:t>JOURNAL OF INFORMATION SCIENCE</w:t>
      </w:r>
      <w:r w:rsidRPr="00006422">
        <w:t>》、</w:t>
      </w:r>
    </w:p>
    <w:p w14:paraId="0D04C1C2" w14:textId="77777777" w:rsidR="006F4905" w:rsidRDefault="00006422" w:rsidP="00390495">
      <w:pPr>
        <w:ind w:firstLineChars="0" w:firstLine="0"/>
        <w:rPr>
          <w:ins w:id="30" w:author="SITU Lingyun" w:date="2020-09-02T23:19:00Z"/>
        </w:rPr>
      </w:pPr>
      <w:r w:rsidRPr="00006422">
        <w:t>《</w:t>
      </w:r>
      <w:r w:rsidRPr="00006422">
        <w:t>JOURNAL OF INFORMATION TECHNOLOGY</w:t>
      </w:r>
      <w:r w:rsidRPr="00006422">
        <w:t>》、</w:t>
      </w:r>
    </w:p>
    <w:p w14:paraId="57A653DC" w14:textId="798D3EE3" w:rsidR="006F4905" w:rsidRDefault="00006422" w:rsidP="00390495">
      <w:pPr>
        <w:ind w:firstLineChars="0" w:firstLine="0"/>
        <w:rPr>
          <w:ins w:id="31" w:author="SITU Lingyun" w:date="2020-09-02T23:19:00Z"/>
        </w:rPr>
      </w:pPr>
      <w:del w:id="32" w:author="SITU Lingyun" w:date="2020-09-02T23:38:00Z">
        <w:r w:rsidRPr="00006422" w:rsidDel="00F81D4C">
          <w:delText>《</w:delText>
        </w:r>
        <w:r w:rsidRPr="00006422" w:rsidDel="00F81D4C">
          <w:delText>JOURNAL OF LIBRARIANSHIP AND INFORMATION SCIENCE</w:delText>
        </w:r>
        <w:r w:rsidRPr="00006422" w:rsidDel="00F81D4C">
          <w:delText>》、</w:delText>
        </w:r>
      </w:del>
      <w:r w:rsidRPr="00006422">
        <w:t>《</w:t>
      </w:r>
      <w:r w:rsidRPr="00006422">
        <w:t>JOURNAL OF MANAGEMENT INFORMATION SYSTEMS</w:t>
      </w:r>
      <w:r w:rsidRPr="00006422">
        <w:t>》、</w:t>
      </w:r>
    </w:p>
    <w:p w14:paraId="45A340EB" w14:textId="410DEDDD" w:rsidR="006F4905" w:rsidRDefault="00006422" w:rsidP="00390495">
      <w:pPr>
        <w:ind w:firstLineChars="0" w:firstLine="0"/>
        <w:rPr>
          <w:ins w:id="33" w:author="SITU Lingyun" w:date="2020-09-02T23:20:00Z"/>
        </w:rPr>
      </w:pPr>
      <w:del w:id="34" w:author="SITU Lingyun" w:date="2020-09-02T23:37:00Z">
        <w:r w:rsidRPr="00006422" w:rsidDel="004F25DE">
          <w:delText>《</w:delText>
        </w:r>
        <w:r w:rsidRPr="00006422" w:rsidDel="004F25DE">
          <w:delText>JOURNAL OF THE AMERICAN MEDICAL INFORMATICS ASSOCIATION</w:delText>
        </w:r>
        <w:r w:rsidRPr="00006422" w:rsidDel="004F25DE">
          <w:delText>》、</w:delText>
        </w:r>
      </w:del>
      <w:r w:rsidRPr="00006422">
        <w:t>《</w:t>
      </w:r>
      <w:r w:rsidRPr="00006422">
        <w:t>JOURNAL OF THE AMERICAN SOCIETY FOR INFORMATION SCIENCE AND TECHNOLOGY</w:t>
      </w:r>
      <w:r w:rsidRPr="00006422">
        <w:t>》、</w:t>
      </w:r>
    </w:p>
    <w:p w14:paraId="3FB3F3B7" w14:textId="37B72C22" w:rsidR="006F4905" w:rsidRDefault="00006422" w:rsidP="00390495">
      <w:pPr>
        <w:ind w:firstLineChars="0" w:firstLine="0"/>
        <w:rPr>
          <w:ins w:id="35" w:author="SITU Lingyun" w:date="2020-09-02T23:20:00Z"/>
        </w:rPr>
      </w:pPr>
      <w:del w:id="36" w:author="SITU Lingyun" w:date="2020-09-02T23:37:00Z">
        <w:r w:rsidRPr="00006422" w:rsidDel="004F25DE">
          <w:delText>《</w:delText>
        </w:r>
        <w:r w:rsidRPr="00006422" w:rsidDel="004F25DE">
          <w:delText>JOURNAL OF THE MEDICAL LIBRARY ASSOCIATION</w:delText>
        </w:r>
        <w:r w:rsidRPr="00006422" w:rsidDel="004F25DE">
          <w:delText>》、</w:delText>
        </w:r>
      </w:del>
      <w:r w:rsidRPr="00006422">
        <w:t>《</w:t>
      </w:r>
      <w:r w:rsidRPr="00006422">
        <w:t>KNOWLEDGE ORGANIZATION</w:t>
      </w:r>
      <w:r w:rsidRPr="00006422">
        <w:t>》、</w:t>
      </w:r>
    </w:p>
    <w:p w14:paraId="628482E2" w14:textId="270BD82E" w:rsidR="006F4905" w:rsidRDefault="00006422" w:rsidP="00390495">
      <w:pPr>
        <w:ind w:firstLineChars="0" w:firstLine="0"/>
        <w:rPr>
          <w:ins w:id="37" w:author="SITU Lingyun" w:date="2020-09-02T23:20:00Z"/>
        </w:rPr>
      </w:pPr>
      <w:del w:id="38" w:author="SITU Lingyun" w:date="2020-09-02T23:37:00Z">
        <w:r w:rsidRPr="00006422" w:rsidDel="004F25DE">
          <w:delText>《</w:delText>
        </w:r>
        <w:r w:rsidRPr="00006422" w:rsidDel="004F25DE">
          <w:delText>LAW LIBRARY JOURNAL</w:delText>
        </w:r>
        <w:r w:rsidRPr="00006422" w:rsidDel="004F25DE">
          <w:delText>》、《</w:delText>
        </w:r>
        <w:r w:rsidRPr="00006422" w:rsidDel="004F25DE">
          <w:delText>LIBRARY &amp; INFORMATION SCIENCE RESEARCH</w:delText>
        </w:r>
        <w:r w:rsidRPr="00006422" w:rsidDel="004F25DE">
          <w:delText>》、《</w:delText>
        </w:r>
        <w:r w:rsidRPr="00006422" w:rsidDel="004F25DE">
          <w:delText>LIBRARY AND INFORMATION SCIENCE</w:delText>
        </w:r>
        <w:r w:rsidRPr="00006422" w:rsidDel="004F25DE">
          <w:delText>》、《</w:delText>
        </w:r>
        <w:r w:rsidRPr="00006422" w:rsidDel="004F25DE">
          <w:delText>LIBRARY COLLECTIONS ACQUISITIONS &amp; TECHNICAL SERVICES</w:delText>
        </w:r>
        <w:r w:rsidRPr="00006422" w:rsidDel="004F25DE">
          <w:delText>》、《</w:delText>
        </w:r>
        <w:r w:rsidRPr="00006422" w:rsidDel="004F25DE">
          <w:delText>LIBRARY JOURNAL</w:delText>
        </w:r>
        <w:r w:rsidRPr="00006422" w:rsidDel="004F25DE">
          <w:delText>》、《</w:delText>
        </w:r>
        <w:r w:rsidRPr="00006422" w:rsidDel="004F25DE">
          <w:delText>LIBRARY QUARTERLY</w:delText>
        </w:r>
        <w:r w:rsidRPr="00006422" w:rsidDel="004F25DE">
          <w:delText>》、《</w:delText>
        </w:r>
        <w:r w:rsidRPr="00006422" w:rsidDel="004F25DE">
          <w:delText>LIBRARY RESOURCES &amp; TECHNICAL SERVICES</w:delText>
        </w:r>
        <w:r w:rsidRPr="00006422" w:rsidDel="004F25DE">
          <w:delText>》、《</w:delText>
        </w:r>
        <w:r w:rsidRPr="00006422" w:rsidDel="004F25DE">
          <w:delText>MIS QUARTERLY</w:delText>
        </w:r>
        <w:r w:rsidRPr="00006422" w:rsidDel="004F25DE">
          <w:delText>》、《</w:delText>
        </w:r>
        <w:r w:rsidRPr="00006422" w:rsidDel="004F25DE">
          <w:delText>ONLINE</w:delText>
        </w:r>
        <w:r w:rsidRPr="00006422" w:rsidDel="004F25DE">
          <w:delText>》、</w:delText>
        </w:r>
      </w:del>
      <w:r w:rsidRPr="00006422">
        <w:t>《</w:t>
      </w:r>
      <w:r w:rsidRPr="00006422">
        <w:t>ONLINE INFORMATION REVIEW</w:t>
      </w:r>
      <w:r w:rsidRPr="00006422">
        <w:t>》、</w:t>
      </w:r>
    </w:p>
    <w:p w14:paraId="76B01B1F" w14:textId="422B4B70" w:rsidR="006F4905" w:rsidRDefault="00006422" w:rsidP="00390495">
      <w:pPr>
        <w:ind w:firstLineChars="0" w:firstLine="0"/>
        <w:rPr>
          <w:ins w:id="39" w:author="SITU Lingyun" w:date="2020-09-02T23:20:00Z"/>
        </w:rPr>
      </w:pPr>
      <w:del w:id="40" w:author="SITU Lingyun" w:date="2020-09-02T23:37:00Z">
        <w:r w:rsidRPr="00006422" w:rsidDel="004F25DE">
          <w:delText>《</w:delText>
        </w:r>
        <w:r w:rsidRPr="00006422" w:rsidDel="004F25DE">
          <w:delText>PORTAL-LIBRARIES AND THE ACADEMY</w:delText>
        </w:r>
        <w:r w:rsidRPr="00006422" w:rsidDel="004F25DE">
          <w:delText>》、</w:delText>
        </w:r>
      </w:del>
      <w:r w:rsidRPr="00006422">
        <w:t>《</w:t>
      </w:r>
      <w:r w:rsidRPr="00ED45C3">
        <w:rPr>
          <w:color w:val="FF0000"/>
          <w:rPrChange w:id="41" w:author="SITU Lingyun" w:date="2020-09-03T00:07:00Z">
            <w:rPr/>
          </w:rPrChange>
        </w:rPr>
        <w:t>PROCEEDINGS OF THE ASIST ANNUAL MEETING</w:t>
      </w:r>
      <w:r w:rsidRPr="00006422">
        <w:t>》、</w:t>
      </w:r>
    </w:p>
    <w:p w14:paraId="134095FD" w14:textId="5B7E8B84" w:rsidR="006F4905" w:rsidRDefault="00006422" w:rsidP="00390495">
      <w:pPr>
        <w:ind w:firstLineChars="0" w:firstLine="0"/>
        <w:rPr>
          <w:ins w:id="42" w:author="SITU Lingyun" w:date="2020-09-02T23:20:00Z"/>
        </w:rPr>
      </w:pPr>
      <w:del w:id="43" w:author="SITU Lingyun" w:date="2020-09-02T23:39:00Z">
        <w:r w:rsidRPr="00006422" w:rsidDel="00F81D4C">
          <w:delText>《</w:delText>
        </w:r>
        <w:r w:rsidRPr="00006422" w:rsidDel="00F81D4C">
          <w:delText>PROFESIONAL DE LA INFORMACION</w:delText>
        </w:r>
        <w:r w:rsidRPr="00006422" w:rsidDel="00F81D4C">
          <w:delText>》、</w:delText>
        </w:r>
      </w:del>
      <w:del w:id="44" w:author="SITU Lingyun" w:date="2020-09-02T23:37:00Z">
        <w:r w:rsidRPr="00006422" w:rsidDel="00F81D4C">
          <w:delText>《</w:delText>
        </w:r>
        <w:r w:rsidRPr="00006422" w:rsidDel="00F81D4C">
          <w:delText>PROGRAM-ELECTRONIC LIBRARY AND INFORMATION SYSTEMS</w:delText>
        </w:r>
        <w:r w:rsidRPr="00006422" w:rsidDel="00F81D4C">
          <w:delText>》、《</w:delText>
        </w:r>
        <w:r w:rsidRPr="00006422" w:rsidDel="00F81D4C">
          <w:delText>REFERENCE &amp; USER SERVICES QUARTERLY</w:delText>
        </w:r>
        <w:r w:rsidRPr="00006422" w:rsidDel="00F81D4C">
          <w:delText>》、</w:delText>
        </w:r>
      </w:del>
      <w:r w:rsidRPr="00006422">
        <w:t>《</w:t>
      </w:r>
      <w:r w:rsidRPr="00006422">
        <w:t>SCIENTIST</w:t>
      </w:r>
      <w:r w:rsidRPr="00006422">
        <w:t>》、</w:t>
      </w:r>
    </w:p>
    <w:p w14:paraId="25007D99" w14:textId="77777777" w:rsidR="006F4905" w:rsidRDefault="00006422" w:rsidP="00390495">
      <w:pPr>
        <w:ind w:firstLineChars="0" w:firstLine="0"/>
        <w:rPr>
          <w:ins w:id="45" w:author="SITU Lingyun" w:date="2020-09-02T23:20:00Z"/>
        </w:rPr>
      </w:pPr>
      <w:r w:rsidRPr="00006422">
        <w:t>《</w:t>
      </w:r>
      <w:r w:rsidRPr="00006422">
        <w:t>SCIENTOMETRICS</w:t>
      </w:r>
      <w:r w:rsidRPr="00006422">
        <w:t>》、</w:t>
      </w:r>
    </w:p>
    <w:p w14:paraId="6086F61F" w14:textId="77777777" w:rsidR="006F4905" w:rsidRDefault="00006422" w:rsidP="00390495">
      <w:pPr>
        <w:ind w:firstLineChars="0" w:firstLine="0"/>
        <w:rPr>
          <w:ins w:id="46" w:author="SITU Lingyun" w:date="2020-09-02T23:20:00Z"/>
        </w:rPr>
      </w:pPr>
      <w:r w:rsidRPr="00006422">
        <w:t>《</w:t>
      </w:r>
      <w:r w:rsidRPr="00006422">
        <w:t>SERIALS REVIEW</w:t>
      </w:r>
      <w:r w:rsidRPr="00006422">
        <w:t>》、</w:t>
      </w:r>
    </w:p>
    <w:p w14:paraId="6C539DE2" w14:textId="77777777" w:rsidR="006F4905" w:rsidRDefault="00006422" w:rsidP="00390495">
      <w:pPr>
        <w:ind w:firstLineChars="0" w:firstLine="0"/>
        <w:rPr>
          <w:ins w:id="47" w:author="SITU Lingyun" w:date="2020-09-02T23:20:00Z"/>
        </w:rPr>
      </w:pPr>
      <w:r w:rsidRPr="00006422">
        <w:t>《</w:t>
      </w:r>
      <w:r w:rsidRPr="00ED45C3">
        <w:rPr>
          <w:color w:val="FF0000"/>
          <w:rPrChange w:id="48" w:author="SITU Lingyun" w:date="2020-09-03T00:07:00Z">
            <w:rPr/>
          </w:rPrChange>
        </w:rPr>
        <w:t>SOCIAL SCIENCE COMPUTER REVIEW</w:t>
      </w:r>
      <w:r w:rsidRPr="00006422">
        <w:t>》、</w:t>
      </w:r>
    </w:p>
    <w:p w14:paraId="0502A6DF" w14:textId="77777777" w:rsidR="006F4905" w:rsidRDefault="00006422" w:rsidP="00390495">
      <w:pPr>
        <w:ind w:firstLineChars="0" w:firstLine="0"/>
        <w:rPr>
          <w:ins w:id="49" w:author="SITU Lingyun" w:date="2020-09-02T23:20:00Z"/>
        </w:rPr>
      </w:pPr>
      <w:r w:rsidRPr="00006422">
        <w:t>《</w:t>
      </w:r>
      <w:r w:rsidRPr="00006422">
        <w:t>SOCIAL SCIENCE INFORMATION SUR LES SCIENCES SOCIALES</w:t>
      </w:r>
      <w:r w:rsidRPr="00006422">
        <w:t>》、</w:t>
      </w:r>
    </w:p>
    <w:p w14:paraId="60DE7226" w14:textId="74A1EB7C" w:rsidR="00006422" w:rsidDel="00F81D4C" w:rsidRDefault="00006422" w:rsidP="00390495">
      <w:pPr>
        <w:ind w:firstLineChars="0" w:firstLine="0"/>
        <w:rPr>
          <w:del w:id="50" w:author="SITU Lingyun" w:date="2020-09-02T23:38:00Z"/>
        </w:rPr>
      </w:pPr>
      <w:del w:id="51" w:author="SITU Lingyun" w:date="2020-09-02T23:38:00Z">
        <w:r w:rsidRPr="00006422" w:rsidDel="00F81D4C">
          <w:delText>《</w:delText>
        </w:r>
        <w:r w:rsidRPr="00006422" w:rsidDel="00F81D4C">
          <w:delText>TELECOMMUNICATIONS POLICY</w:delText>
        </w:r>
        <w:r w:rsidRPr="00006422" w:rsidDel="00F81D4C">
          <w:delText>》、《</w:delText>
        </w:r>
        <w:r w:rsidRPr="00006422" w:rsidDel="00F81D4C">
          <w:delText>ZEITSCHRIFT FUR BIBLIOTHEKSWESEN UND BIBLIOGRAPHIE</w:delText>
        </w:r>
        <w:r w:rsidRPr="00006422" w:rsidDel="00F81D4C">
          <w:delText>》</w:delText>
        </w:r>
      </w:del>
    </w:p>
    <w:p w14:paraId="50CDFF02" w14:textId="77777777" w:rsidR="00FF2401" w:rsidRDefault="00FF2401" w:rsidP="00390495">
      <w:pPr>
        <w:ind w:firstLineChars="0" w:firstLine="0"/>
      </w:pPr>
    </w:p>
    <w:p w14:paraId="09BCDC73" w14:textId="77777777" w:rsidR="00DD45A0" w:rsidRDefault="00FF2401" w:rsidP="00390495">
      <w:pPr>
        <w:ind w:firstLineChars="0" w:firstLine="0"/>
      </w:pPr>
      <w:r>
        <w:rPr>
          <w:rFonts w:hint="eastAsia"/>
        </w:rPr>
        <w:t>情报学</w:t>
      </w:r>
      <w:r>
        <w:rPr>
          <w:rFonts w:hint="eastAsia"/>
        </w:rPr>
        <w:t xml:space="preserve"> </w:t>
      </w:r>
      <w:r>
        <w:rPr>
          <w:rFonts w:hint="eastAsia"/>
        </w:rPr>
        <w:t>重要国际学术会议</w:t>
      </w:r>
    </w:p>
    <w:p w14:paraId="2D61F0C2" w14:textId="77777777" w:rsidR="00FF2401" w:rsidRDefault="00FF2401" w:rsidP="00390495">
      <w:pPr>
        <w:ind w:firstLineChars="0" w:firstLine="0"/>
      </w:pPr>
      <w:r>
        <w:rPr>
          <w:rFonts w:hint="eastAsia"/>
        </w:rPr>
        <w:t>一、顶尖级国际会议（代表本学科领域最高水平的国际会议）</w:t>
      </w:r>
    </w:p>
    <w:p w14:paraId="215E192C" w14:textId="77777777" w:rsidR="00FF2401" w:rsidRDefault="00FF2401" w:rsidP="00390495">
      <w:pPr>
        <w:ind w:firstLineChars="0" w:firstLine="0"/>
      </w:pPr>
      <w:r>
        <w:rPr>
          <w:rFonts w:hint="eastAsia"/>
        </w:rPr>
        <w:t>美国信息科学与技术学会年会（</w:t>
      </w:r>
      <w:r>
        <w:rPr>
          <w:rFonts w:hint="eastAsia"/>
        </w:rPr>
        <w:t>ASIS&amp;T</w:t>
      </w:r>
      <w:r>
        <w:t xml:space="preserve"> </w:t>
      </w:r>
      <w:r>
        <w:rPr>
          <w:rFonts w:hint="eastAsia"/>
        </w:rPr>
        <w:t>Annual</w:t>
      </w:r>
      <w:r>
        <w:t xml:space="preserve"> </w:t>
      </w:r>
      <w:r>
        <w:rPr>
          <w:rFonts w:hint="eastAsia"/>
        </w:rPr>
        <w:t>Meeting</w:t>
      </w:r>
      <w:r>
        <w:rPr>
          <w:rFonts w:hint="eastAsia"/>
        </w:rPr>
        <w:t>），每年举行一次</w:t>
      </w:r>
    </w:p>
    <w:p w14:paraId="31F86688" w14:textId="77777777" w:rsidR="00FF2401" w:rsidRDefault="00FF2401" w:rsidP="00390495">
      <w:pPr>
        <w:ind w:firstLineChars="0" w:firstLine="0"/>
      </w:pPr>
      <w:r>
        <w:rPr>
          <w:rFonts w:hint="eastAsia"/>
        </w:rPr>
        <w:t>二、</w:t>
      </w:r>
      <w:r>
        <w:rPr>
          <w:rFonts w:hint="eastAsia"/>
        </w:rPr>
        <w:t>A</w:t>
      </w:r>
      <w:r>
        <w:rPr>
          <w:rFonts w:hint="eastAsia"/>
        </w:rPr>
        <w:t>类会议（本学科高水平国际会议）</w:t>
      </w:r>
    </w:p>
    <w:p w14:paraId="21823611" w14:textId="77777777" w:rsidR="00FF2401" w:rsidRDefault="00FF2401" w:rsidP="00390495">
      <w:pPr>
        <w:ind w:firstLineChars="0" w:firstLine="0"/>
      </w:pPr>
      <w:r>
        <w:rPr>
          <w:rFonts w:hint="eastAsia"/>
        </w:rPr>
        <w:t>全球数字图书馆国际学术研讨会（</w:t>
      </w:r>
      <w:r>
        <w:rPr>
          <w:rFonts w:hint="eastAsia"/>
        </w:rPr>
        <w:t>International</w:t>
      </w:r>
      <w:r>
        <w:t xml:space="preserve"> </w:t>
      </w:r>
      <w:r>
        <w:rPr>
          <w:rFonts w:hint="eastAsia"/>
        </w:rPr>
        <w:t>Conference</w:t>
      </w:r>
      <w:r>
        <w:t xml:space="preserve"> </w:t>
      </w:r>
      <w:r>
        <w:rPr>
          <w:rFonts w:hint="eastAsia"/>
        </w:rPr>
        <w:t>on</w:t>
      </w:r>
      <w:r>
        <w:t xml:space="preserve"> Universal Digital </w:t>
      </w:r>
      <w:r>
        <w:lastRenderedPageBreak/>
        <w:t>Library</w:t>
      </w:r>
      <w:r>
        <w:rPr>
          <w:rFonts w:hint="eastAsia"/>
        </w:rPr>
        <w:t>），每年一次</w:t>
      </w:r>
    </w:p>
    <w:p w14:paraId="1B60E8AB" w14:textId="77777777" w:rsidR="00FF2401" w:rsidRDefault="00FF2401" w:rsidP="00390495">
      <w:pPr>
        <w:ind w:firstLineChars="0" w:firstLine="0"/>
      </w:pPr>
      <w:r>
        <w:rPr>
          <w:rFonts w:hint="eastAsia"/>
        </w:rPr>
        <w:t>国际信息与知识管理年会（</w:t>
      </w:r>
      <w:r>
        <w:rPr>
          <w:rFonts w:hint="eastAsia"/>
        </w:rPr>
        <w:t>Association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Computing</w:t>
      </w:r>
      <w:r>
        <w:t xml:space="preserve"> </w:t>
      </w:r>
      <w:r>
        <w:rPr>
          <w:rFonts w:hint="eastAsia"/>
        </w:rPr>
        <w:t>Machinery</w:t>
      </w:r>
      <w:r>
        <w:t xml:space="preserve"> </w:t>
      </w:r>
      <w:r>
        <w:rPr>
          <w:rFonts w:hint="eastAsia"/>
        </w:rPr>
        <w:t>Conference</w:t>
      </w:r>
      <w:r>
        <w:t xml:space="preserve"> </w:t>
      </w:r>
      <w:r>
        <w:rPr>
          <w:rFonts w:hint="eastAsia"/>
        </w:rPr>
        <w:t>on</w:t>
      </w:r>
      <w:r>
        <w:t xml:space="preserve"> </w:t>
      </w:r>
      <w:r>
        <w:rPr>
          <w:rFonts w:hint="eastAsia"/>
        </w:rPr>
        <w:t>Information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Knowledge</w:t>
      </w:r>
      <w:r>
        <w:t xml:space="preserve"> </w:t>
      </w:r>
      <w:r>
        <w:rPr>
          <w:rFonts w:hint="eastAsia"/>
        </w:rPr>
        <w:t>Management</w:t>
      </w:r>
      <w:r>
        <w:rPr>
          <w:rFonts w:hint="eastAsia"/>
        </w:rPr>
        <w:t>），每年一次</w:t>
      </w:r>
    </w:p>
    <w:p w14:paraId="6FCAAE54" w14:textId="77777777" w:rsidR="00FF2401" w:rsidRDefault="00FF2401" w:rsidP="00390495">
      <w:pPr>
        <w:ind w:firstLineChars="0" w:firstLine="0"/>
      </w:pPr>
    </w:p>
    <w:p w14:paraId="4D8EADEC" w14:textId="77777777" w:rsidR="00FF2401" w:rsidRDefault="00FF2401" w:rsidP="00390495">
      <w:pPr>
        <w:ind w:firstLineChars="0" w:firstLine="0"/>
      </w:pPr>
    </w:p>
    <w:sectPr w:rsidR="00FF24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ITU Lingyun">
    <w15:presenceInfo w15:providerId="Windows Live" w15:userId="b31b61b5773886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95"/>
    <w:rsid w:val="00006422"/>
    <w:rsid w:val="00007219"/>
    <w:rsid w:val="00075DE4"/>
    <w:rsid w:val="00080656"/>
    <w:rsid w:val="00082AA1"/>
    <w:rsid w:val="00096DA8"/>
    <w:rsid w:val="001515CB"/>
    <w:rsid w:val="00201FB2"/>
    <w:rsid w:val="00326C53"/>
    <w:rsid w:val="00367B46"/>
    <w:rsid w:val="00390495"/>
    <w:rsid w:val="003C3D1E"/>
    <w:rsid w:val="003E147E"/>
    <w:rsid w:val="003E5778"/>
    <w:rsid w:val="003F1A20"/>
    <w:rsid w:val="0041364D"/>
    <w:rsid w:val="00486DA9"/>
    <w:rsid w:val="00493004"/>
    <w:rsid w:val="004F0815"/>
    <w:rsid w:val="004F25DE"/>
    <w:rsid w:val="005535F0"/>
    <w:rsid w:val="005A6274"/>
    <w:rsid w:val="005B6EB9"/>
    <w:rsid w:val="00621F81"/>
    <w:rsid w:val="006674F8"/>
    <w:rsid w:val="006C3334"/>
    <w:rsid w:val="006E498A"/>
    <w:rsid w:val="006E609A"/>
    <w:rsid w:val="006F4905"/>
    <w:rsid w:val="0070379D"/>
    <w:rsid w:val="00707E65"/>
    <w:rsid w:val="007C20AE"/>
    <w:rsid w:val="007C22B0"/>
    <w:rsid w:val="008015C2"/>
    <w:rsid w:val="00874505"/>
    <w:rsid w:val="008B4619"/>
    <w:rsid w:val="008E5F14"/>
    <w:rsid w:val="008F69AE"/>
    <w:rsid w:val="00913F09"/>
    <w:rsid w:val="00916EBA"/>
    <w:rsid w:val="00923100"/>
    <w:rsid w:val="00A300C3"/>
    <w:rsid w:val="00A4333C"/>
    <w:rsid w:val="00A55611"/>
    <w:rsid w:val="00AA5E38"/>
    <w:rsid w:val="00AA667F"/>
    <w:rsid w:val="00B340A7"/>
    <w:rsid w:val="00B7636E"/>
    <w:rsid w:val="00B87334"/>
    <w:rsid w:val="00BA4E7F"/>
    <w:rsid w:val="00C008F4"/>
    <w:rsid w:val="00C94D40"/>
    <w:rsid w:val="00CF7384"/>
    <w:rsid w:val="00D360A8"/>
    <w:rsid w:val="00DD45A0"/>
    <w:rsid w:val="00E63472"/>
    <w:rsid w:val="00E85FAB"/>
    <w:rsid w:val="00EA263B"/>
    <w:rsid w:val="00ED45C3"/>
    <w:rsid w:val="00F07891"/>
    <w:rsid w:val="00F1135B"/>
    <w:rsid w:val="00F36AA1"/>
    <w:rsid w:val="00F425FE"/>
    <w:rsid w:val="00F5696E"/>
    <w:rsid w:val="00F81D4C"/>
    <w:rsid w:val="00F86908"/>
    <w:rsid w:val="00F91EE0"/>
    <w:rsid w:val="00F97CDA"/>
    <w:rsid w:val="00FF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2047"/>
  <w15:chartTrackingRefBased/>
  <w15:docId w15:val="{D2247A7A-682F-45E0-97FD-C7E1B0A1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5A0"/>
    <w:pPr>
      <w:widowControl w:val="0"/>
      <w:spacing w:line="312" w:lineRule="exact"/>
      <w:ind w:firstLineChars="200" w:firstLine="200"/>
      <w:jc w:val="both"/>
    </w:pPr>
    <w:rPr>
      <w:rFonts w:eastAsia="宋体"/>
      <w:sz w:val="24"/>
      <w:szCs w:val="24"/>
    </w:rPr>
  </w:style>
  <w:style w:type="paragraph" w:styleId="1">
    <w:name w:val="heading 1"/>
    <w:aliases w:val="一级标题"/>
    <w:basedOn w:val="a"/>
    <w:next w:val="a"/>
    <w:link w:val="10"/>
    <w:autoRedefine/>
    <w:uiPriority w:val="9"/>
    <w:qFormat/>
    <w:rsid w:val="005B6EB9"/>
    <w:pPr>
      <w:spacing w:before="340" w:after="330" w:line="578" w:lineRule="auto"/>
      <w:ind w:firstLine="643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0"/>
    <w:autoRedefine/>
    <w:uiPriority w:val="9"/>
    <w:unhideWhenUsed/>
    <w:qFormat/>
    <w:rsid w:val="005B6EB9"/>
    <w:pPr>
      <w:spacing w:before="260" w:after="260" w:line="415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6EB9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0"/>
    <w:link w:val="1"/>
    <w:uiPriority w:val="9"/>
    <w:rsid w:val="005B6EB9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5B6EB9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5B6EB9"/>
    <w:rPr>
      <w:rFonts w:eastAsia="宋体"/>
      <w:b/>
      <w:bCs/>
      <w:sz w:val="32"/>
      <w:szCs w:val="32"/>
    </w:rPr>
  </w:style>
  <w:style w:type="paragraph" w:styleId="a3">
    <w:name w:val="Subtitle"/>
    <w:aliases w:val="图标标题"/>
    <w:basedOn w:val="a"/>
    <w:next w:val="a"/>
    <w:link w:val="a4"/>
    <w:autoRedefine/>
    <w:uiPriority w:val="11"/>
    <w:qFormat/>
    <w:rsid w:val="005B6EB9"/>
    <w:pPr>
      <w:spacing w:before="240" w:after="60" w:line="312" w:lineRule="auto"/>
      <w:jc w:val="center"/>
      <w:outlineLvl w:val="1"/>
    </w:pPr>
    <w:rPr>
      <w:b/>
      <w:bCs/>
      <w:kern w:val="28"/>
      <w:sz w:val="21"/>
      <w:szCs w:val="32"/>
    </w:rPr>
  </w:style>
  <w:style w:type="character" w:customStyle="1" w:styleId="a4">
    <w:name w:val="副标题 字符"/>
    <w:aliases w:val="图标标题 字符"/>
    <w:basedOn w:val="a0"/>
    <w:link w:val="a3"/>
    <w:uiPriority w:val="11"/>
    <w:rsid w:val="005B6EB9"/>
    <w:rPr>
      <w:rFonts w:eastAsia="宋体"/>
      <w:b/>
      <w:bCs/>
      <w:kern w:val="28"/>
      <w:szCs w:val="32"/>
    </w:rPr>
  </w:style>
  <w:style w:type="paragraph" w:styleId="a5">
    <w:name w:val="Revision"/>
    <w:hidden/>
    <w:uiPriority w:val="99"/>
    <w:semiHidden/>
    <w:rsid w:val="00923100"/>
    <w:rPr>
      <w:rFonts w:eastAsia="宋体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923100"/>
    <w:pPr>
      <w:spacing w:line="240" w:lineRule="auto"/>
    </w:pPr>
    <w:rPr>
      <w:rFonts w:ascii="宋体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923100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杨</dc:creator>
  <cp:keywords/>
  <dc:description/>
  <cp:lastModifiedBy>SITU Lingyun</cp:lastModifiedBy>
  <cp:revision>3</cp:revision>
  <dcterms:created xsi:type="dcterms:W3CDTF">2020-09-02T15:39:00Z</dcterms:created>
  <dcterms:modified xsi:type="dcterms:W3CDTF">2020-09-03T05:58:00Z</dcterms:modified>
</cp:coreProperties>
</file>